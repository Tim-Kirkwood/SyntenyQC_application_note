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ACC79D" w14:textId="77777777" w:rsidR="00FD3AEB" w:rsidRPr="00FD3AEB" w:rsidRDefault="00FD3AEB" w:rsidP="00FD3AEB">
      <w:pPr>
        <w:pStyle w:val="Heading1"/>
        <w:rPr>
          <w:color w:val="auto"/>
          <w:sz w:val="48"/>
          <w:szCs w:val="48"/>
          <w:u w:val="single"/>
        </w:rPr>
      </w:pPr>
      <w:r w:rsidRPr="00FD3AEB">
        <w:rPr>
          <w:color w:val="auto"/>
          <w:sz w:val="48"/>
          <w:szCs w:val="48"/>
          <w:u w:val="single"/>
        </w:rPr>
        <w:t>Synteny Plot quality control with SyntenyQC</w:t>
      </w:r>
    </w:p>
    <w:p w14:paraId="4C67C10D" w14:textId="7E5C4AEF" w:rsidR="00FD3AEB" w:rsidRDefault="00FD3AEB" w:rsidP="00FD3AEB">
      <w:pPr>
        <w:rPr>
          <w:rFonts w:asciiTheme="majorHAnsi" w:eastAsiaTheme="majorEastAsia" w:hAnsiTheme="majorHAnsi" w:cstheme="majorBidi"/>
          <w:kern w:val="2"/>
          <w:sz w:val="32"/>
          <w:szCs w:val="32"/>
          <w14:ligatures w14:val="standardContextual"/>
        </w:rPr>
      </w:pPr>
      <w:r w:rsidRPr="00FD3AEB">
        <w:rPr>
          <w:rFonts w:asciiTheme="majorHAnsi" w:eastAsiaTheme="majorEastAsia" w:hAnsiTheme="majorHAnsi" w:cstheme="majorBidi"/>
          <w:kern w:val="2"/>
          <w:sz w:val="32"/>
          <w:szCs w:val="32"/>
          <w14:ligatures w14:val="standardContextual"/>
        </w:rPr>
        <w:t>Authors: Timothy Kirkwood, Eriko Takano and Rainer Breitling</w:t>
      </w:r>
    </w:p>
    <w:p w14:paraId="474FE317" w14:textId="77777777" w:rsidR="00FD3AEB" w:rsidRPr="00FD3AEB" w:rsidRDefault="00FD3AEB" w:rsidP="00FD3AEB">
      <w:pPr>
        <w:rPr>
          <w:rFonts w:asciiTheme="majorHAnsi" w:eastAsiaTheme="majorEastAsia" w:hAnsiTheme="majorHAnsi" w:cstheme="majorBidi"/>
          <w:kern w:val="2"/>
          <w:sz w:val="32"/>
          <w:szCs w:val="32"/>
          <w14:ligatures w14:val="standardContextual"/>
        </w:rPr>
      </w:pPr>
    </w:p>
    <w:p w14:paraId="3BCC5C4E" w14:textId="43634525" w:rsidR="007C6816" w:rsidRPr="00E36E13" w:rsidRDefault="33127C29" w:rsidP="00E36E13">
      <w:pPr>
        <w:pStyle w:val="Heading1"/>
        <w:spacing w:line="360" w:lineRule="auto"/>
        <w:jc w:val="both"/>
        <w:rPr>
          <w:color w:val="auto"/>
          <w:u w:val="single"/>
        </w:rPr>
      </w:pPr>
      <w:r w:rsidRPr="33127C29">
        <w:rPr>
          <w:color w:val="auto"/>
          <w:u w:val="single"/>
        </w:rPr>
        <w:t>Supplementary Material</w:t>
      </w:r>
      <w:del w:id="0" w:author="Timothy Kirkwood" w:date="2025-03-11T15:39:00Z" w16du:dateUtc="2025-03-11T15:39:00Z">
        <w:r w:rsidRPr="33127C29" w:rsidDel="00FD3AEB">
          <w:rPr>
            <w:color w:val="auto"/>
            <w:u w:val="single"/>
          </w:rPr>
          <w:delText xml:space="preserve"> </w:delText>
        </w:r>
        <w:r w:rsidRPr="33127C29" w:rsidDel="00FD3AEB">
          <w:rPr>
            <w:color w:val="auto"/>
            <w:highlight w:val="yellow"/>
            <w:u w:val="single"/>
          </w:rPr>
          <w:delText>[add the title and author details in the same format as for a regular manuscript, so that the connection remains clear, even if the supplement is shared separately.]</w:delText>
        </w:r>
      </w:del>
    </w:p>
    <w:p w14:paraId="7015CC22" w14:textId="6A0704AF" w:rsidR="008B0BF4" w:rsidRDefault="007C6816" w:rsidP="008B0BF4">
      <w:pPr>
        <w:pStyle w:val="Heading2"/>
        <w:spacing w:line="360" w:lineRule="auto"/>
        <w:jc w:val="both"/>
      </w:pPr>
      <w:r>
        <w:rPr>
          <w:i/>
          <w:color w:val="auto"/>
          <w:sz w:val="28"/>
          <w:u w:val="single"/>
        </w:rPr>
        <w:t xml:space="preserve">S1: </w:t>
      </w:r>
      <w:r w:rsidR="008B0BF4" w:rsidRPr="000D2C6D">
        <w:rPr>
          <w:i/>
          <w:color w:val="auto"/>
          <w:sz w:val="28"/>
          <w:u w:val="single"/>
        </w:rPr>
        <w:t>Collecting a BGC test data set</w:t>
      </w:r>
      <w:ins w:id="1" w:author="Timothy Kirkwood" w:date="2025-03-15T15:40:00Z" w16du:dateUtc="2025-03-15T15:40:00Z">
        <w:r w:rsidR="00997638">
          <w:rPr>
            <w:i/>
            <w:color w:val="auto"/>
            <w:sz w:val="28"/>
            <w:u w:val="single"/>
          </w:rPr>
          <w:t xml:space="preserve"> and processing with SyntenyQC</w:t>
        </w:r>
      </w:ins>
    </w:p>
    <w:p w14:paraId="07674858" w14:textId="10C0C63E" w:rsidR="001C2B52" w:rsidRDefault="00997638" w:rsidP="008B0BF4">
      <w:pPr>
        <w:spacing w:line="360" w:lineRule="auto"/>
        <w:jc w:val="both"/>
        <w:rPr>
          <w:ins w:id="2" w:author="Timothy Kirkwood" w:date="2025-03-11T15:51:00Z" w16du:dateUtc="2025-03-11T15:51:00Z"/>
          <w:sz w:val="24"/>
          <w:szCs w:val="24"/>
        </w:rPr>
      </w:pPr>
      <w:ins w:id="3" w:author="Timothy Kirkwood" w:date="2025-03-15T15:36:00Z" w16du:dateUtc="2025-03-15T15:36:00Z">
        <w:r>
          <w:rPr>
            <w:sz w:val="24"/>
            <w:szCs w:val="24"/>
          </w:rPr>
          <w:t xml:space="preserve">The MIBIG database </w:t>
        </w:r>
      </w:ins>
      <w:ins w:id="4" w:author="Timothy Kirkwood" w:date="2025-03-15T15:37:00Z" w16du:dateUtc="2025-03-15T15:37:00Z">
        <w:r>
          <w:rPr>
            <w:sz w:val="24"/>
            <w:szCs w:val="24"/>
          </w:rPr>
          <w:fldChar w:fldCharType="begin" w:fldLock="1"/>
        </w:r>
      </w:ins>
      <w:r>
        <w:rPr>
          <w:sz w:val="24"/>
          <w:szCs w:val="24"/>
        </w:rPr>
        <w:instrText>ADDIN CSL_CITATION {"citationItems":[{"id":"ITEM-1","itemData":{"DOI":"10.1093/nar/gkae1115","ISSN":"13624962","abstract":"Specialized or secondary metabolites are small molecules of biological origin, often showing potent biological activities with applications in agriculture, engineering and medicine. Usually, the biosynthesis of these natural products is governed by sets of co-regulated and physically clustered genes known as biosynthetic gene clusters (BGCs). To share information about BGCs in a standardized and machine-readable way, the Minimum Information about a Biosynthetic Gene cluster (MIBiG) data standard and repository was initiated in 2015. Since its conception, MIBiG has been regularly updated to expand data coverage and remain up to date with innovations in natural product research. Here, we describe MIBiG version 4.0, an extensive update to the data repository and the underlying data standard. In a massive community annotation effort, 267 contributors performed 8304 edits, creating 557 new entries and modifying 590 existing entries, resulting in a new total of 3059 curated entries in MIBiG. Particular attention was paid to ensuring high data quality, with automated data validation using a newly developed custom submission portal prototype, paired with a novel peer-reviewing model. MIBiG 4.0 also takes steps towards a rolling release model and a broader involvement of the scientific community. MIBiG 4.0 is accessible online at https://mibig.secondarymetabolites.org/.","author":[{"dropping-particle":"","family":"Zdouc","given":"M.M.","non-dropping-particle":"","parse-names":false,"suffix":""},{"dropping-particle":"","family":"Blin","given":"K.","non-dropping-particle":"","parse-names":false,"suffix":""},{"dropping-particle":"","family":"Louwen","given":"N.L.","non-dropping-particle":"","parse-names":false,"suffix":""},{"dropping-particle":"","family":"Navarro","given":"J.","non-dropping-particle":"","parse-names":false,"suffix":""},{"dropping-particle":"","family":"Loureiro","given":"C.","non-dropping-particle":"","parse-names":false,"suffix":""},{"dropping-particle":"","family":"Bader","given":"C.D.","non-dropping-particle":"","parse-names":false,"suffix":""},{"dropping-particle":"","family":"Bailey","given":"C.B.","non-dropping-particle":"","parse-names":false,"suffix":""},{"dropping-particle":"","family":"Barra","given":"L.","non-dropping-particle":"","parse-names":false,"suffix":""},{"dropping-particle":"","family":"Booth","given":"T.J.","non-dropping-particle":"","parse-names":false,"suffix":""},{"dropping-particle":"","family":"Bozhueyuek","given":"K.A.","non-dropping-particle":"","parse-names":false,"suffix":""},{"dropping-particle":"","family":"Cediel-Becerra","given":"J.D.","non-dropping-particle":"","parse-names":false,"suffix":""},{"dropping-particle":"","family":"Charlop-Powers","given":"Z.","non-dropping-particle":"","parse-names":false,"suffix":""},{"dropping-particle":"","family":"Chevrette","given":"M.G.","non-dropping-particle":"","parse-names":false,"suffix":""},{"dropping-particle":"","family":"Chooi","given":"Y.H.","non-dropping-particle":"","parse-names":false,"suffix":""},{"dropping-particle":"","family":"D’Agostino","given":"P.M.","non-dropping-particle":"","parse-names":false,"suffix":""},{"dropping-particle":"","family":"Rond","given":"T.","non-dropping-particle":"de","parse-names":false,"suffix":""},{"dropping-particle":"","family":"Pup","given":"E.D.","non-dropping-particle":"","parse-names":false,"suffix":""},{"dropping-particle":"","family":"Duncan","given":"K.R.","non-dropping-particle":"","parse-names":false,"suffix":""},{"dropping-particle":"","family":"Gu","given":"W.","non-dropping-particle":"","parse-names":false,"suffix":""},{"dropping-particle":"","family":"Hanif","given":"N.","non-dropping-particle":"","parse-names":false,"suffix":""},{"dropping-particle":"","family":"Helfrich","given":"E.J.N.","non-dropping-particle":"","parse-names":false,"suffix":""},{"dropping-particle":"","family":"Jenner","given":"M.","non-dropping-particle":"","parse-names":false,"suffix":""},{"dropping-particle":"","family":"Katsuyama","given":"Y.","non-dropping-particle":"","parse-names":false,"suffix":""},{"dropping-particle":"","family":"Korenskaia","given":"A.E.","non-dropping-particle":"","parse-names":false,"suffix":""},{"dropping-particle":"","family":"Krug","given":"D.","non-dropping-particle":"","parse-names":false,"suffix":""},{"dropping-particle":"","family":"Libis","given":"V.K.","non-dropping-particle":"","parse-names":false,"suffix":""},{"dropping-particle":"","family":"Lund","given":"G.A.","non-dropping-particle":"","parse-names":false,"suffix":""},{"dropping-particle":"","family":"Mantri","given":"S.S.","non-dropping-particle":"","parse-names":false,"suffix":""},{"dropping-particle":"","family":"Morgan","given":"K.D.","non-dropping-particle":"","parse-names":false,"suffix":""},{"dropping-particle":"","family":"Owen","given":"C.","non-dropping-particle":"","parse-names":false,"suffix":""},{"dropping-particle":"","family":"Phan","given":"C.","non-dropping-particle":"","parse-names":false,"suffix":""},{"dropping-particle":"","family":"Philmus","given":"B.J.","non-dropping-particle":"","parse-names":false,"suffix":""},{"dropping-particle":"","family":"Reitz","given":"Z.L.","non-dropping-particle":"","parse-names":false,"suffix":""},{"dropping-particle":"","family":"Robinson","given":"S.L.","non-dropping-particle":"","parse-names":false,"suffix":""},{"dropping-particle":"","family":"Singh","given":"K.S.","non-dropping-particle":"","parse-names":false,"suffix":""},{"dropping-particle":"","family":"Teufel","given":"R.","non-dropping-particle":"","parse-names":false,"suffix":""},{"dropping-particle":"","family":"Tong","given":"Y.","non-dropping-particle":"","parse-names":false,"suffix":""},{"dropping-particle":"","family":"Tugizimana","given":"F.","non-dropping-particle":"","parse-names":false,"suffix":""},{"dropping-particle":"","family":"Ulanová","given":"D.","non-dropping-particle":"","parse-names":false,"suffix":""},{"dropping-particle":"","family":"Winter","given":"J.M.","non-dropping-particle":"","parse-names":false,"suffix":""},{"dropping-particle":"","family":"Aguilar","given":"C.","non-dropping-particle":"","parse-names":false,"suffix":""},{"dropping-particle":"","family":"Akiyama","given":"D.Y.","non-dropping-particle":"","parse-names":false,"suffix":""},{"dropping-particle":"","family":"Al-Salihi","given":"S.A.","non-dropping-particle":"","parse-names":false,"suffix":""},{"dropping-particle":"","family":"Alanjary","given":"M.M.","non-dropping-particle":"","parse-names":false,"suffix":""},{"dropping-particle":"","family":"Alberti","given":"F.","non-dropping-particle":"","parse-names":false,"suffix":""},{"dropping-particle":"","family":"Aleti","given":"G.","non-dropping-particle":"","parse-names":false,"suffix":""},{"dropping-particle":"","family":"Alharthi","given":"S.A.","non-dropping-particle":"","parse-names":false,"suffix":""},{"dropping-particle":"","family":"Arias Rojo","given":"M.Y.","non-dropping-particle":"","parse-names":false,"suffix":""},{"dropping-particle":"","family":"Arishi","given":"A.A.","non-dropping-particle":"","parse-names":false,"suffix":""},{"dropping-particle":"","family":"Augustijn","given":"H.E.","non-dropping-particle":"","parse-names":false,"suffix":""},{"dropping-particle":"","family":"Avalon","given":"N.E.","non-dropping-particle":"","parse-names":false,"suffix":""},{"dropping-particle":"","family":"Avelar-Rivas","given":"J.A.","non-dropping-particle":"","parse-names":false,"suffix":""},{"dropping-particle":"","family":"Axt","given":"K.K.","non-dropping-particle":"","parse-names":false,"suffix":""},{"dropping-particle":"","family":"Barbieri","given":"H.B.","non-dropping-particle":"","parse-names":false,"suffix":""},{"dropping-particle":"","family":"Barbosa","given":"J.C.J.","non-dropping-particle":"","parse-names":false,"suffix":""},{"dropping-particle":"","family":"Segato","given":"L.G.B.","non-dropping-particle":"","parse-names":false,"suffix":""},{"dropping-particle":"","family":"Barrett","given":"S.E.","non-dropping-particle":"","parse-names":false,"suffix":""},{"dropping-particle":"","family":"Baunach","given":"M.","non-dropping-particle":"","parse-names":false,"suffix":""},{"dropping-particle":"","family":"Beemelmanns","given":"C.","non-dropping-particle":"","parse-names":false,"suffix":""},{"dropping-particle":"","family":"Beqaj","given":"D.","non-dropping-particle":"","parse-names":false,"suffix":""},{"dropping-particle":"","family":"Berger","given":"T.","non-dropping-particle":"","parse-names":false,"suffix":""},{"dropping-particle":"","family":"Bernaldo-Agüero","given":"J.","non-dropping-particle":"","parse-names":false,"suffix":""},{"dropping-particle":"","family":"Bettenbühl","given":"S.M.","non-dropping-particle":"","parse-names":false,"suffix":""},{"dropping-particle":"","family":"Bielinski","given":"V.A.","non-dropping-particle":"","parse-names":false,"suffix":""},{"dropping-particle":"","family":"Biermann","given":"F.","non-dropping-particle":"","parse-names":false,"suffix":""},{"dropping-particle":"","family":"Borges","given":"R.M.","non-dropping-particle":"","parse-names":false,"suffix":""},{"dropping-particle":"","family":"Borriss","given":"R.","non-dropping-particle":"","parse-names":false,"suffix":""},{"dropping-particle":"","family":"Breitenbach","given":"M.","non-dropping-particle":"","parse-names":false,"suffix":""},{"dropping-particle":"","family":"Bretscher","given":"K.M.","non-dropping-particle":"","parse-names":false,"suffix":""},{"dropping-particle":"","family":"Brigham","given":"M.W.","non-dropping-particle":"","parse-names":false,"suffix":""},{"dropping-particle":"","family":"Buedenbender","given":"L.","non-dropping-particle":"","parse-names":false,"suffix":""},{"dropping-particle":"","family":"Bulcock","given":"B.W.","non-dropping-particle":"","parse-names":false,"suffix":""},{"dropping-particle":"","family":"Cano-Prieto","given":"C.","non-dropping-particle":"","parse-names":false,"suffix":""},{"dropping-particle":"","family":"Capela","given":"J.","non-dropping-particle":"","parse-names":false,"suffix":""},{"dropping-particle":"","family":"Carrión","given":"V.J.","non-dropping-particle":"","parse-names":false,"suffix":""},{"dropping-particle":"","family":"Carter","given":"R.S.","non-dropping-particle":"","parse-names":false,"suffix":""},{"dropping-particle":"","family":"Castelo-Branco","given":"R.","non-dropping-particle":"","parse-names":false,"suffix":""},{"dropping-particle":"","family":"Castro-Falcón","given":"G.","non-dropping-particle":"","parse-names":false,"suffix":""},{"dropping-particle":"","family":"Chagas","given":"F.O.","non-dropping-particle":"","parse-names":false,"suffix":""},{"dropping-particle":"","family":"Charria-Girón","given":"E.","non-dropping-particle":"","parse-names":false,"suffix":""},{"dropping-particle":"","family":"Chaudhri","given":"A.A.","non-dropping-particle":"","parse-names":false,"suffix":""},{"dropping-particle":"","family":"Chaudhry","given":"V.","non-dropping-particle":"","parse-names":false,"suffix":""},{"dropping-particle":"","family":"Choi","given":"H.","non-dropping-particle":"","parse-names":false,"suffix":""},{"dropping-particle":"","family":"Choi","given":"Y.","non-dropping-particle":"","parse-names":false,"suffix":""},{"dropping-particle":"","family":"Choupannejad","given":"R.","non-dropping-particle":"","parse-names":false,"suffix":""},{"dropping-particle":"","family":"Chromy","given":"J.","non-dropping-particle":"","parse-names":false,"suffix":""},{"dropping-particle":"","family":"Chue Donahey","given":"M.S.","non-dropping-particle":"","parse-names":false,"suffix":""},{"dropping-particle":"","family":"Collémare","given":"J.","non-dropping-particle":"","parse-names":false,"suffix":""},{"dropping-particle":"","family":"Connolly","given":"J.A.","non-dropping-particle":"","parse-names":false,"suffix":""},{"dropping-particle":"","family":"Creamer","given":"K.E.","non-dropping-particle":"","parse-names":false,"suffix":""},{"dropping-particle":"","family":"Crüsemann","given":"M.","non-dropping-particle":"","parse-names":false,"suffix":""},{"dropping-particle":"","family":"Cruz","given":"A.A.","non-dropping-particle":"","parse-names":false,"suffix":""},{"dropping-particle":"","family":"Cumsille","given":"Á.","non-dropping-particle":"","parse-names":false,"suffix":""},{"dropping-particle":"","family":"Dallery","given":"J.F.","non-dropping-particle":"","parse-names":false,"suffix":""},{"dropping-particle":"","family":"Damas-Ramos","given":"L.C.","non-dropping-particle":"","parse-names":false,"suffix":""},{"dropping-particle":"","family":"Damiani","given":"T.","non-dropping-particle":"","parse-names":false,"suffix":""},{"dropping-particle":"","family":"Kruijff","given":"M.","non-dropping-particle":"de","parse-names":false,"suffix":""},{"dropping-particle":"","family":"Martín","given":"B.D.","non-dropping-particle":"","parse-names":false,"suffix":""},{"dropping-particle":"","family":"Sala","given":"G.","non-dropping-particle":"Della","parse-names":false,"suffix":""},{"dropping-particle":"","family":"Dillen","given":"J.","non-dropping-particle":"","parse-names":false,"suffix":""}],"container-title":"Nucleic Acids Research","id":"ITEM-1","issue":"D1","issued":{"date-parts":[["2025"]]},"page":"678-690","title":"MIBiG 4.0: advancing biosynthetic gene cluster curation through global collaboration","type":"article-journal","volume":"53"},"uris":["http://www.mendeley.com/documents/?uuid=cc0d074d-03e3-48cb-88aa-c7ba4c9ae628"]}],"mendeley":{"formattedCitation":"(Zdouc et al., 2025)","plainTextFormattedCitation":"(Zdouc et al., 2025)"},"properties":{"noteIndex":0},"schema":"https://github.com/citation-style-language/schema/raw/master/csl-citation.json"}</w:instrText>
      </w:r>
      <w:r>
        <w:rPr>
          <w:sz w:val="24"/>
          <w:szCs w:val="24"/>
        </w:rPr>
        <w:fldChar w:fldCharType="separate"/>
      </w:r>
      <w:r w:rsidRPr="00997638">
        <w:rPr>
          <w:noProof/>
          <w:sz w:val="24"/>
          <w:szCs w:val="24"/>
        </w:rPr>
        <w:t>(Zdouc et al., 2025)</w:t>
      </w:r>
      <w:ins w:id="5" w:author="Timothy Kirkwood" w:date="2025-03-15T15:37:00Z" w16du:dateUtc="2025-03-15T15:37:00Z">
        <w:r>
          <w:rPr>
            <w:sz w:val="24"/>
            <w:szCs w:val="24"/>
          </w:rPr>
          <w:fldChar w:fldCharType="end"/>
        </w:r>
        <w:r>
          <w:rPr>
            <w:sz w:val="24"/>
            <w:szCs w:val="24"/>
          </w:rPr>
          <w:t xml:space="preserve"> </w:t>
        </w:r>
        <w:r>
          <w:rPr>
            <w:sz w:val="24"/>
            <w:szCs w:val="24"/>
          </w:rPr>
          <w:t>of verified Biosynthetic Gene Clusters</w:t>
        </w:r>
      </w:ins>
      <w:ins w:id="6" w:author="Timothy Kirkwood" w:date="2025-03-15T15:38:00Z" w16du:dateUtc="2025-03-15T15:38:00Z">
        <w:r>
          <w:rPr>
            <w:sz w:val="24"/>
            <w:szCs w:val="24"/>
          </w:rPr>
          <w:t xml:space="preserve"> (</w:t>
        </w:r>
      </w:ins>
      <w:ins w:id="7" w:author="Timothy Kirkwood" w:date="2025-03-15T15:37:00Z" w16du:dateUtc="2025-03-15T15:37:00Z">
        <w:r>
          <w:rPr>
            <w:sz w:val="24"/>
            <w:szCs w:val="24"/>
          </w:rPr>
          <w:t>BGCs</w:t>
        </w:r>
      </w:ins>
      <w:ins w:id="8" w:author="Timothy Kirkwood" w:date="2025-03-15T15:38:00Z" w16du:dateUtc="2025-03-15T15:38:00Z">
        <w:r>
          <w:rPr>
            <w:sz w:val="24"/>
            <w:szCs w:val="24"/>
          </w:rPr>
          <w:t>)</w:t>
        </w:r>
      </w:ins>
      <w:ins w:id="9" w:author="Timothy Kirkwood" w:date="2025-03-15T15:37:00Z" w16du:dateUtc="2025-03-15T15:37:00Z">
        <w:r>
          <w:rPr>
            <w:sz w:val="24"/>
            <w:szCs w:val="24"/>
          </w:rPr>
          <w:t xml:space="preserve"> </w:t>
        </w:r>
      </w:ins>
      <w:ins w:id="10" w:author="Timothy Kirkwood" w:date="2025-03-15T15:36:00Z" w16du:dateUtc="2025-03-15T15:36:00Z">
        <w:r>
          <w:rPr>
            <w:sz w:val="24"/>
            <w:szCs w:val="24"/>
          </w:rPr>
          <w:t xml:space="preserve">was searched for entries from </w:t>
        </w:r>
        <w:r w:rsidRPr="00997638">
          <w:rPr>
            <w:i/>
            <w:iCs/>
            <w:sz w:val="24"/>
            <w:szCs w:val="24"/>
            <w:rPrChange w:id="11" w:author="Timothy Kirkwood" w:date="2025-03-15T15:36:00Z" w16du:dateUtc="2025-03-15T15:36:00Z">
              <w:rPr>
                <w:sz w:val="24"/>
                <w:szCs w:val="24"/>
              </w:rPr>
            </w:rPrChange>
          </w:rPr>
          <w:t xml:space="preserve">Streptomyces </w:t>
        </w:r>
        <w:proofErr w:type="spellStart"/>
        <w:r w:rsidRPr="00997638">
          <w:rPr>
            <w:i/>
            <w:iCs/>
            <w:sz w:val="24"/>
            <w:szCs w:val="24"/>
            <w:rPrChange w:id="12" w:author="Timothy Kirkwood" w:date="2025-03-15T15:36:00Z" w16du:dateUtc="2025-03-15T15:36:00Z">
              <w:rPr>
                <w:sz w:val="24"/>
                <w:szCs w:val="24"/>
              </w:rPr>
            </w:rPrChange>
          </w:rPr>
          <w:t>coelicolor</w:t>
        </w:r>
        <w:proofErr w:type="spellEnd"/>
        <w:r>
          <w:rPr>
            <w:sz w:val="24"/>
            <w:szCs w:val="24"/>
          </w:rPr>
          <w:t xml:space="preserve">.  </w:t>
        </w:r>
      </w:ins>
      <w:r w:rsidR="239EA959" w:rsidRPr="239EA959">
        <w:rPr>
          <w:sz w:val="24"/>
          <w:szCs w:val="24"/>
        </w:rPr>
        <w:t xml:space="preserve">Each BGC </w:t>
      </w:r>
      <w:ins w:id="13" w:author="Timothy Kirkwood" w:date="2025-03-11T23:56:00Z" w16du:dateUtc="2025-03-11T23:56:00Z">
        <w:r w:rsidR="002D5F4E">
          <w:rPr>
            <w:sz w:val="24"/>
            <w:szCs w:val="24"/>
          </w:rPr>
          <w:t xml:space="preserve">protein set </w:t>
        </w:r>
      </w:ins>
      <w:r w:rsidR="239EA959" w:rsidRPr="239EA959">
        <w:rPr>
          <w:sz w:val="24"/>
          <w:szCs w:val="24"/>
        </w:rPr>
        <w:t xml:space="preserve">was used as a query in a </w:t>
      </w:r>
      <w:proofErr w:type="spellStart"/>
      <w:r w:rsidR="239EA959" w:rsidRPr="239EA959">
        <w:rPr>
          <w:sz w:val="24"/>
          <w:szCs w:val="24"/>
        </w:rPr>
        <w:t>cblaster</w:t>
      </w:r>
      <w:proofErr w:type="spellEnd"/>
      <w:r w:rsidR="239EA959" w:rsidRPr="239EA959">
        <w:rPr>
          <w:sz w:val="24"/>
          <w:szCs w:val="24"/>
        </w:rPr>
        <w:t xml:space="preserve"> </w:t>
      </w:r>
      <w:ins w:id="14" w:author="Timothy Kirkwood" w:date="2025-03-11T15:40:00Z" w16du:dateUtc="2025-03-11T15:40:00Z">
        <w:r w:rsidR="00FD3AEB">
          <w:rPr>
            <w:sz w:val="24"/>
            <w:szCs w:val="24"/>
          </w:rPr>
          <w:fldChar w:fldCharType="begin" w:fldLock="1"/>
        </w:r>
      </w:ins>
      <w:r w:rsidR="00FD3AEB">
        <w:rPr>
          <w:sz w:val="24"/>
          <w:szCs w:val="24"/>
        </w:rPr>
        <w:instrText>ADDIN CSL_CITATION {"citationItems":[{"id":"ITEM-1","itemData":{"DOI":"10.1093/BIOADV/VBAB016","ISSN":"2635-0041","PMID":"36700093","abstract":"Motivation: Genes involved in coordinated biological pathways, including metabolism, drug resistance and virulence, are often collocalized as gene clusters. Identifying homologous gene clusters aids in the study of their function and evolution, however, existing tools are limited to searching local sequence databases. Tools for remotely searching public databases are necessary to keep pace with the rapid growth of online genomic data. Results: Here, we present cblaster, a Python-based tool to rapidly detect collocated genes in local and remote databases. cblaster is easy to use, offering both a command line and a user-friendly graphical user interface. It generates outputs that enable intuitive visualizations of large datasets and can be readily incorporated into larger bioinformatic pipelines. cblaster is a significant update to the comparative genomics toolbox.","author":[{"dropping-particle":"","family":"Gilchrist","given":"Cameron L.M.","non-dropping-particle":"","parse-names":false,"suffix":""},{"dropping-particle":"","family":"Booth","given":"Thomas J.","non-dropping-particle":"","parse-names":false,"suffix":""},{"dropping-particle":"","family":"Wersch","given":"Bram","non-dropping-particle":"Van","parse-names":false,"suffix":""},{"dropping-particle":"","family":"Grieken","given":"Liana","non-dropping-particle":"Van","parse-names":false,"suffix":""},{"dropping-particle":"","family":"Medema","given":"Marnix H.","non-dropping-particle":"","parse-names":false,"suffix":""},{"dropping-particle":"","family":"Chooi","given":"Yit Heng","non-dropping-particle":"","parse-names":false,"suffix":""}],"container-title":"Bioinformatics advances","id":"ITEM-1","issue":"1","issued":{"date-parts":[["2021"]]},"publisher":"Bioinform Adv","title":"cblaster: a remote search tool for rapid identification and visualization of homologous gene clusters","type":"article-journal","volume":"1"},"uris":["http://www.mendeley.com/documents/?uuid=b17c3c9b-bd96-3805-9cce-b4d5f0bf905c"]}],"mendeley":{"formattedCitation":"(Gilchrist et al., 2021)","plainTextFormattedCitation":"(Gilchrist et al., 2021)","previouslyFormattedCitation":"(Gilchrist et al., 2021)"},"properties":{"noteIndex":0},"schema":"https://github.com/citation-style-language/schema/raw/master/csl-citation.json"}</w:instrText>
      </w:r>
      <w:r w:rsidR="00FD3AEB">
        <w:rPr>
          <w:sz w:val="24"/>
          <w:szCs w:val="24"/>
        </w:rPr>
        <w:fldChar w:fldCharType="separate"/>
      </w:r>
      <w:r w:rsidR="00FD3AEB" w:rsidRPr="00FD3AEB">
        <w:rPr>
          <w:noProof/>
          <w:sz w:val="24"/>
          <w:szCs w:val="24"/>
        </w:rPr>
        <w:t>(Gilchrist et al., 2021)</w:t>
      </w:r>
      <w:ins w:id="15" w:author="Timothy Kirkwood" w:date="2025-03-11T15:40:00Z" w16du:dateUtc="2025-03-11T15:40:00Z">
        <w:r w:rsidR="00FD3AEB">
          <w:rPr>
            <w:sz w:val="24"/>
            <w:szCs w:val="24"/>
          </w:rPr>
          <w:fldChar w:fldCharType="end"/>
        </w:r>
        <w:r w:rsidR="00FD3AEB">
          <w:rPr>
            <w:sz w:val="24"/>
            <w:szCs w:val="24"/>
          </w:rPr>
          <w:t xml:space="preserve"> </w:t>
        </w:r>
      </w:ins>
      <w:r w:rsidR="239EA959" w:rsidRPr="239EA959">
        <w:rPr>
          <w:sz w:val="24"/>
          <w:szCs w:val="24"/>
        </w:rPr>
        <w:t>search</w:t>
      </w:r>
      <w:del w:id="16" w:author="Timothy Kirkwood" w:date="2025-03-11T15:40:00Z" w16du:dateUtc="2025-03-11T15:40:00Z">
        <w:r w:rsidR="239EA959" w:rsidRPr="239EA959" w:rsidDel="00FD3AEB">
          <w:rPr>
            <w:sz w:val="24"/>
            <w:szCs w:val="24"/>
          </w:rPr>
          <w:delText xml:space="preserve"> </w:delText>
        </w:r>
        <w:r w:rsidR="239EA959" w:rsidRPr="239EA959" w:rsidDel="00FD3AEB">
          <w:rPr>
            <w:sz w:val="24"/>
            <w:szCs w:val="24"/>
            <w:highlight w:val="yellow"/>
          </w:rPr>
          <w:delText>[add references / links for all tools, websites and data sources, here and elsewhere in the text; collect them in a supplementary bibliography]</w:delText>
        </w:r>
        <w:r w:rsidR="239EA959" w:rsidRPr="239EA959" w:rsidDel="00FD3AEB">
          <w:rPr>
            <w:sz w:val="24"/>
            <w:szCs w:val="24"/>
          </w:rPr>
          <w:delText>, operated via the CAGECAT webserver</w:delText>
        </w:r>
      </w:del>
      <w:del w:id="17" w:author="Timothy Kirkwood" w:date="2025-03-11T15:41:00Z" w16du:dateUtc="2025-03-11T15:41:00Z">
        <w:r w:rsidR="239EA959" w:rsidRPr="239EA959" w:rsidDel="00FD3AEB">
          <w:rPr>
            <w:sz w:val="24"/>
            <w:szCs w:val="24"/>
          </w:rPr>
          <w:delText>,</w:delText>
        </w:r>
      </w:del>
      <w:r w:rsidR="239EA959" w:rsidRPr="239EA959">
        <w:rPr>
          <w:sz w:val="24"/>
          <w:szCs w:val="24"/>
        </w:rPr>
        <w:t xml:space="preserve"> to identify putative BGC homolog</w:t>
      </w:r>
      <w:ins w:id="18" w:author="Timothy Kirkwood" w:date="2025-03-11T15:42:00Z" w16du:dateUtc="2025-03-11T15:42:00Z">
        <w:r w:rsidR="00FD3AEB">
          <w:rPr>
            <w:sz w:val="24"/>
            <w:szCs w:val="24"/>
          </w:rPr>
          <w:t>s</w:t>
        </w:r>
      </w:ins>
      <w:del w:id="19" w:author="Timothy Kirkwood" w:date="2025-03-11T15:42:00Z" w16du:dateUtc="2025-03-11T15:42:00Z">
        <w:r w:rsidR="239EA959" w:rsidRPr="239EA959" w:rsidDel="00FD3AEB">
          <w:rPr>
            <w:sz w:val="24"/>
            <w:szCs w:val="24"/>
          </w:rPr>
          <w:delText>s</w:delText>
        </w:r>
      </w:del>
      <w:r w:rsidR="239EA959" w:rsidRPr="239EA959">
        <w:rPr>
          <w:sz w:val="24"/>
          <w:szCs w:val="24"/>
        </w:rPr>
        <w:t xml:space="preserve">.  All hit neighbourhoods were required to have N </w:t>
      </w:r>
      <w:ins w:id="20" w:author="Timothy Kirkwood" w:date="2025-03-11T23:57:00Z" w16du:dateUtc="2025-03-11T23:57:00Z">
        <w:r w:rsidR="002D5F4E">
          <w:rPr>
            <w:sz w:val="24"/>
            <w:szCs w:val="24"/>
          </w:rPr>
          <w:t xml:space="preserve">unique </w:t>
        </w:r>
      </w:ins>
      <w:r w:rsidR="239EA959" w:rsidRPr="239EA959">
        <w:rPr>
          <w:sz w:val="24"/>
          <w:szCs w:val="24"/>
        </w:rPr>
        <w:t xml:space="preserve">hits to the </w:t>
      </w:r>
      <w:ins w:id="21" w:author="Timothy Kirkwood" w:date="2025-03-11T15:48:00Z" w16du:dateUtc="2025-03-11T15:48:00Z">
        <w:r w:rsidR="00FD3AEB">
          <w:rPr>
            <w:sz w:val="24"/>
            <w:szCs w:val="24"/>
          </w:rPr>
          <w:t xml:space="preserve">BGC </w:t>
        </w:r>
      </w:ins>
      <w:r w:rsidR="239EA959" w:rsidRPr="239EA959">
        <w:rPr>
          <w:sz w:val="24"/>
          <w:szCs w:val="24"/>
        </w:rPr>
        <w:t>query</w:t>
      </w:r>
      <w:del w:id="22" w:author="Timothy Kirkwood" w:date="2025-03-11T15:48:00Z" w16du:dateUtc="2025-03-11T15:48:00Z">
        <w:r w:rsidR="239EA959" w:rsidRPr="239EA959" w:rsidDel="00FD3AEB">
          <w:rPr>
            <w:sz w:val="24"/>
            <w:szCs w:val="24"/>
          </w:rPr>
          <w:delText xml:space="preserve"> BGC,</w:delText>
        </w:r>
      </w:del>
      <w:ins w:id="23" w:author="Timothy Kirkwood" w:date="2025-03-11T15:48:00Z" w16du:dateUtc="2025-03-11T15:48:00Z">
        <w:r w:rsidR="00FD3AEB">
          <w:rPr>
            <w:sz w:val="24"/>
            <w:szCs w:val="24"/>
          </w:rPr>
          <w:t>,</w:t>
        </w:r>
      </w:ins>
      <w:r w:rsidR="239EA959" w:rsidRPr="239EA959">
        <w:rPr>
          <w:sz w:val="24"/>
          <w:szCs w:val="24"/>
        </w:rPr>
        <w:t xml:space="preserve"> where N was either 5 or half the number of </w:t>
      </w:r>
      <w:del w:id="24" w:author="Timothy Kirkwood" w:date="2025-03-11T15:49:00Z" w16du:dateUtc="2025-03-11T15:49:00Z">
        <w:r w:rsidR="239EA959" w:rsidRPr="239EA959" w:rsidDel="001C2B52">
          <w:rPr>
            <w:sz w:val="24"/>
            <w:szCs w:val="24"/>
          </w:rPr>
          <w:delText xml:space="preserve">genes </w:delText>
        </w:r>
      </w:del>
      <w:ins w:id="25" w:author="Timothy Kirkwood" w:date="2025-03-11T15:49:00Z" w16du:dateUtc="2025-03-11T15:49:00Z">
        <w:r w:rsidR="001C2B52">
          <w:rPr>
            <w:sz w:val="24"/>
            <w:szCs w:val="24"/>
          </w:rPr>
          <w:t>proteins</w:t>
        </w:r>
        <w:r w:rsidR="001C2B52" w:rsidRPr="239EA959">
          <w:rPr>
            <w:sz w:val="24"/>
            <w:szCs w:val="24"/>
          </w:rPr>
          <w:t xml:space="preserve"> </w:t>
        </w:r>
      </w:ins>
      <w:r w:rsidR="239EA959" w:rsidRPr="239EA959">
        <w:rPr>
          <w:sz w:val="24"/>
          <w:szCs w:val="24"/>
        </w:rPr>
        <w:t xml:space="preserve">in the </w:t>
      </w:r>
      <w:ins w:id="26" w:author="Timothy Kirkwood" w:date="2025-03-11T15:48:00Z" w16du:dateUtc="2025-03-11T15:48:00Z">
        <w:r w:rsidR="00FD3AEB">
          <w:rPr>
            <w:sz w:val="24"/>
            <w:szCs w:val="24"/>
          </w:rPr>
          <w:t>query</w:t>
        </w:r>
      </w:ins>
      <w:del w:id="27" w:author="Timothy Kirkwood" w:date="2025-03-11T15:48:00Z" w16du:dateUtc="2025-03-11T15:48:00Z">
        <w:r w:rsidR="239EA959" w:rsidRPr="239EA959" w:rsidDel="00FD3AEB">
          <w:rPr>
            <w:sz w:val="24"/>
            <w:szCs w:val="24"/>
          </w:rPr>
          <w:delText>BGC</w:delText>
        </w:r>
      </w:del>
      <w:r w:rsidR="239EA959" w:rsidRPr="239EA959">
        <w:rPr>
          <w:sz w:val="24"/>
          <w:szCs w:val="24"/>
        </w:rPr>
        <w:t xml:space="preserve"> (whichever was larger), and all core biosynthetic </w:t>
      </w:r>
      <w:del w:id="28" w:author="Timothy Kirkwood" w:date="2025-03-11T15:50:00Z" w16du:dateUtc="2025-03-11T15:50:00Z">
        <w:r w:rsidR="239EA959" w:rsidRPr="239EA959" w:rsidDel="001C2B52">
          <w:rPr>
            <w:sz w:val="24"/>
            <w:szCs w:val="24"/>
          </w:rPr>
          <w:delText>genes</w:delText>
        </w:r>
      </w:del>
      <w:del w:id="29" w:author="Timothy Kirkwood" w:date="2025-03-11T15:48:00Z" w16du:dateUtc="2025-03-11T15:48:00Z">
        <w:r w:rsidR="239EA959" w:rsidRPr="239EA959" w:rsidDel="00FD3AEB">
          <w:rPr>
            <w:sz w:val="24"/>
            <w:szCs w:val="24"/>
          </w:rPr>
          <w:delText xml:space="preserve"> (as defined by antiSMASH)</w:delText>
        </w:r>
      </w:del>
      <w:ins w:id="30" w:author="Timothy Kirkwood" w:date="2025-03-11T15:50:00Z" w16du:dateUtc="2025-03-11T15:50:00Z">
        <w:r w:rsidR="001C2B52">
          <w:rPr>
            <w:sz w:val="24"/>
            <w:szCs w:val="24"/>
          </w:rPr>
          <w:t>proteins</w:t>
        </w:r>
      </w:ins>
      <w:r w:rsidR="239EA959" w:rsidRPr="239EA959">
        <w:rPr>
          <w:sz w:val="24"/>
          <w:szCs w:val="24"/>
        </w:rPr>
        <w:t xml:space="preserve"> were required.  For</w:t>
      </w:r>
      <w:ins w:id="31" w:author="Timothy Kirkwood" w:date="2025-03-11T15:48:00Z" w16du:dateUtc="2025-03-11T15:48:00Z">
        <w:r w:rsidR="00FD3AEB">
          <w:rPr>
            <w:sz w:val="24"/>
            <w:szCs w:val="24"/>
          </w:rPr>
          <w:t xml:space="preserve"> queries with</w:t>
        </w:r>
      </w:ins>
      <w:ins w:id="32" w:author="Timothy Kirkwood" w:date="2025-03-11T23:56:00Z" w16du:dateUtc="2025-03-11T23:56:00Z">
        <w:r w:rsidR="002D5F4E">
          <w:rPr>
            <w:sz w:val="24"/>
            <w:szCs w:val="24"/>
          </w:rPr>
          <w:t xml:space="preserve"> 5 or</w:t>
        </w:r>
      </w:ins>
      <w:ins w:id="33" w:author="Timothy Kirkwood" w:date="2025-03-11T15:48:00Z" w16du:dateUtc="2025-03-11T15:48:00Z">
        <w:r w:rsidR="00FD3AEB">
          <w:rPr>
            <w:sz w:val="24"/>
            <w:szCs w:val="24"/>
          </w:rPr>
          <w:t xml:space="preserve"> fewer </w:t>
        </w:r>
      </w:ins>
      <w:del w:id="34" w:author="Timothy Kirkwood" w:date="2025-03-11T15:48:00Z" w16du:dateUtc="2025-03-11T15:48:00Z">
        <w:r w:rsidR="239EA959" w:rsidRPr="239EA959" w:rsidDel="00FD3AEB">
          <w:rPr>
            <w:sz w:val="24"/>
            <w:szCs w:val="24"/>
          </w:rPr>
          <w:delText xml:space="preserve"> BGCs that were less</w:delText>
        </w:r>
      </w:del>
      <w:del w:id="35" w:author="Timothy Kirkwood" w:date="2025-03-11T23:56:00Z" w16du:dateUtc="2025-03-11T23:56:00Z">
        <w:r w:rsidR="239EA959" w:rsidRPr="239EA959" w:rsidDel="002D5F4E">
          <w:rPr>
            <w:sz w:val="24"/>
            <w:szCs w:val="24"/>
          </w:rPr>
          <w:delText xml:space="preserve"> than 5</w:delText>
        </w:r>
      </w:del>
      <w:r w:rsidR="239EA959" w:rsidRPr="239EA959">
        <w:rPr>
          <w:sz w:val="24"/>
          <w:szCs w:val="24"/>
        </w:rPr>
        <w:t xml:space="preserve"> </w:t>
      </w:r>
      <w:ins w:id="36" w:author="Timothy Kirkwood" w:date="2025-03-11T15:48:00Z" w16du:dateUtc="2025-03-11T15:48:00Z">
        <w:r w:rsidR="00FD3AEB">
          <w:rPr>
            <w:sz w:val="24"/>
            <w:szCs w:val="24"/>
          </w:rPr>
          <w:t>protein</w:t>
        </w:r>
      </w:ins>
      <w:ins w:id="37" w:author="Timothy Kirkwood" w:date="2025-03-11T15:49:00Z" w16du:dateUtc="2025-03-11T15:49:00Z">
        <w:r w:rsidR="00FD3AEB">
          <w:rPr>
            <w:sz w:val="24"/>
            <w:szCs w:val="24"/>
          </w:rPr>
          <w:t>s</w:t>
        </w:r>
      </w:ins>
      <w:del w:id="38" w:author="Timothy Kirkwood" w:date="2025-03-11T15:48:00Z" w16du:dateUtc="2025-03-11T15:48:00Z">
        <w:r w:rsidR="239EA959" w:rsidRPr="239EA959" w:rsidDel="00FD3AEB">
          <w:rPr>
            <w:sz w:val="24"/>
            <w:szCs w:val="24"/>
          </w:rPr>
          <w:delText>genes</w:delText>
        </w:r>
      </w:del>
      <w:del w:id="39" w:author="Timothy Kirkwood" w:date="2025-03-11T15:49:00Z" w16du:dateUtc="2025-03-11T15:49:00Z">
        <w:r w:rsidR="239EA959" w:rsidRPr="239EA959" w:rsidDel="00FD3AEB">
          <w:rPr>
            <w:sz w:val="24"/>
            <w:szCs w:val="24"/>
          </w:rPr>
          <w:delText xml:space="preserve"> long</w:delText>
        </w:r>
      </w:del>
      <w:r w:rsidR="239EA959" w:rsidRPr="239EA959">
        <w:rPr>
          <w:sz w:val="24"/>
          <w:szCs w:val="24"/>
        </w:rPr>
        <w:t xml:space="preserve">, N was the number of </w:t>
      </w:r>
      <w:ins w:id="40" w:author="Timothy Kirkwood" w:date="2025-03-11T15:49:00Z" w16du:dateUtc="2025-03-11T15:49:00Z">
        <w:r w:rsidR="00FD3AEB">
          <w:rPr>
            <w:sz w:val="24"/>
            <w:szCs w:val="24"/>
          </w:rPr>
          <w:t xml:space="preserve">proteins encoded </w:t>
        </w:r>
      </w:ins>
      <w:ins w:id="41" w:author="Timothy Kirkwood" w:date="2025-03-11T15:50:00Z" w16du:dateUtc="2025-03-11T15:50:00Z">
        <w:r w:rsidR="001C2B52">
          <w:rPr>
            <w:sz w:val="24"/>
            <w:szCs w:val="24"/>
          </w:rPr>
          <w:t>by</w:t>
        </w:r>
      </w:ins>
      <w:del w:id="42" w:author="Timothy Kirkwood" w:date="2025-03-11T15:49:00Z" w16du:dateUtc="2025-03-11T15:49:00Z">
        <w:r w:rsidR="239EA959" w:rsidRPr="239EA959" w:rsidDel="00FD3AEB">
          <w:rPr>
            <w:sz w:val="24"/>
            <w:szCs w:val="24"/>
          </w:rPr>
          <w:delText>genes in</w:delText>
        </w:r>
      </w:del>
      <w:r w:rsidR="239EA959" w:rsidRPr="239EA959">
        <w:rPr>
          <w:sz w:val="24"/>
          <w:szCs w:val="24"/>
        </w:rPr>
        <w:t xml:space="preserve"> the BGC, and no specific </w:t>
      </w:r>
      <w:ins w:id="43" w:author="Timothy Kirkwood" w:date="2025-03-11T15:49:00Z" w16du:dateUtc="2025-03-11T15:49:00Z">
        <w:r w:rsidR="00FD3AEB">
          <w:rPr>
            <w:sz w:val="24"/>
            <w:szCs w:val="24"/>
          </w:rPr>
          <w:t>proteins</w:t>
        </w:r>
      </w:ins>
      <w:del w:id="44" w:author="Timothy Kirkwood" w:date="2025-03-11T15:49:00Z" w16du:dateUtc="2025-03-11T15:49:00Z">
        <w:r w:rsidR="239EA959" w:rsidRPr="239EA959" w:rsidDel="00FD3AEB">
          <w:rPr>
            <w:sz w:val="24"/>
            <w:szCs w:val="24"/>
          </w:rPr>
          <w:delText>genes</w:delText>
        </w:r>
      </w:del>
      <w:r w:rsidR="239EA959" w:rsidRPr="239EA959">
        <w:rPr>
          <w:sz w:val="24"/>
          <w:szCs w:val="24"/>
        </w:rPr>
        <w:t xml:space="preserve"> were required.  </w:t>
      </w:r>
      <w:ins w:id="45" w:author="Timothy Kirkwood" w:date="2025-03-15T14:56:00Z" w16du:dateUtc="2025-03-15T14:56:00Z">
        <w:r w:rsidR="000C5FBF">
          <w:rPr>
            <w:sz w:val="24"/>
            <w:szCs w:val="24"/>
          </w:rPr>
          <w:t>Hits were restricted to those within Actinomy</w:t>
        </w:r>
      </w:ins>
      <w:ins w:id="46" w:author="Timothy Kirkwood" w:date="2025-03-15T14:57:00Z" w16du:dateUtc="2025-03-15T14:57:00Z">
        <w:r w:rsidR="000C5FBF">
          <w:rPr>
            <w:sz w:val="24"/>
            <w:szCs w:val="24"/>
          </w:rPr>
          <w:t xml:space="preserve">cete genomes.  </w:t>
        </w:r>
      </w:ins>
      <w:del w:id="47" w:author="Timothy Kirkwood" w:date="2025-03-15T16:42:00Z" w16du:dateUtc="2025-03-15T16:42:00Z">
        <w:r w:rsidR="239EA959" w:rsidRPr="239EA959" w:rsidDel="00D952EC">
          <w:rPr>
            <w:sz w:val="24"/>
            <w:szCs w:val="24"/>
          </w:rPr>
          <w:delText xml:space="preserve">No hits were identified for </w:delText>
        </w:r>
      </w:del>
      <w:del w:id="48" w:author="Timothy Kirkwood" w:date="2025-03-15T15:35:00Z" w16du:dateUtc="2025-03-15T15:35:00Z">
        <w:r w:rsidR="239EA959" w:rsidRPr="239EA959" w:rsidDel="00997638">
          <w:rPr>
            <w:sz w:val="24"/>
            <w:szCs w:val="24"/>
          </w:rPr>
          <w:delText>undecylprodigiosin (MIBIG BGC0001063), CDA (MIBIG</w:delText>
        </w:r>
        <w:r w:rsidR="239EA959" w:rsidDel="00997638">
          <w:delText xml:space="preserve"> </w:delText>
        </w:r>
        <w:r w:rsidR="239EA959" w:rsidRPr="239EA959" w:rsidDel="00997638">
          <w:rPr>
            <w:sz w:val="24"/>
            <w:szCs w:val="24"/>
          </w:rPr>
          <w:delText>BGC0000315) and coelimycin P1 (MIBIG</w:delText>
        </w:r>
        <w:r w:rsidR="239EA959" w:rsidDel="00997638">
          <w:delText xml:space="preserve"> </w:delText>
        </w:r>
        <w:r w:rsidR="239EA959" w:rsidRPr="239EA959" w:rsidDel="00997638">
          <w:rPr>
            <w:sz w:val="24"/>
            <w:szCs w:val="24"/>
          </w:rPr>
          <w:delText>BGC0000038)</w:delText>
        </w:r>
      </w:del>
      <w:del w:id="49" w:author="Timothy Kirkwood" w:date="2025-03-15T16:42:00Z" w16du:dateUtc="2025-03-15T16:42:00Z">
        <w:r w:rsidR="239EA959" w:rsidRPr="239EA959" w:rsidDel="00D952EC">
          <w:rPr>
            <w:sz w:val="24"/>
            <w:szCs w:val="24"/>
          </w:rPr>
          <w:delText>.</w:delText>
        </w:r>
      </w:del>
    </w:p>
    <w:p w14:paraId="582A38F7" w14:textId="560E82B0" w:rsidR="000C5FBF" w:rsidRPr="000C5FBF" w:rsidRDefault="00FD3AEB" w:rsidP="00D952EC">
      <w:pPr>
        <w:spacing w:line="360" w:lineRule="auto"/>
        <w:jc w:val="both"/>
        <w:rPr>
          <w:i/>
          <w:sz w:val="28"/>
          <w:szCs w:val="32"/>
          <w:u w:val="single"/>
          <w:rPrChange w:id="50" w:author="Timothy Kirkwood" w:date="2025-03-15T14:55:00Z" w16du:dateUtc="2025-03-15T14:55:00Z">
            <w:rPr>
              <w:sz w:val="24"/>
              <w:szCs w:val="24"/>
            </w:rPr>
          </w:rPrChange>
        </w:rPr>
      </w:pPr>
      <w:ins w:id="51" w:author="Timothy Kirkwood" w:date="2025-03-11T15:41:00Z" w16du:dateUtc="2025-03-11T15:41:00Z">
        <w:r>
          <w:rPr>
            <w:sz w:val="24"/>
            <w:szCs w:val="24"/>
          </w:rPr>
          <w:t xml:space="preserve">The commands used for </w:t>
        </w:r>
        <w:proofErr w:type="spellStart"/>
        <w:r>
          <w:rPr>
            <w:sz w:val="24"/>
            <w:szCs w:val="24"/>
          </w:rPr>
          <w:t>cblaster</w:t>
        </w:r>
        <w:proofErr w:type="spellEnd"/>
        <w:r>
          <w:rPr>
            <w:sz w:val="24"/>
            <w:szCs w:val="24"/>
          </w:rPr>
          <w:t xml:space="preserve">, SyntenyQC Collect, and SyntenyQC Sieve are given in </w:t>
        </w:r>
        <w:r w:rsidRPr="00FD3AEB">
          <w:rPr>
            <w:b/>
            <w:bCs/>
            <w:sz w:val="24"/>
            <w:szCs w:val="24"/>
            <w:rPrChange w:id="52" w:author="Timothy Kirkwood" w:date="2025-03-11T15:42:00Z" w16du:dateUtc="2025-03-11T15:42:00Z">
              <w:rPr>
                <w:sz w:val="24"/>
                <w:szCs w:val="24"/>
              </w:rPr>
            </w:rPrChange>
          </w:rPr>
          <w:t xml:space="preserve">Supplementary </w:t>
        </w:r>
      </w:ins>
      <w:ins w:id="53" w:author="Timothy Kirkwood" w:date="2025-03-11T15:42:00Z" w16du:dateUtc="2025-03-11T15:42:00Z">
        <w:r>
          <w:rPr>
            <w:b/>
            <w:bCs/>
            <w:sz w:val="24"/>
            <w:szCs w:val="24"/>
          </w:rPr>
          <w:t>Data</w:t>
        </w:r>
      </w:ins>
      <w:ins w:id="54" w:author="Timothy Kirkwood" w:date="2025-03-11T15:41:00Z" w16du:dateUtc="2025-03-11T15:41:00Z">
        <w:r w:rsidRPr="00FD3AEB">
          <w:rPr>
            <w:b/>
            <w:bCs/>
            <w:sz w:val="24"/>
            <w:szCs w:val="24"/>
            <w:rPrChange w:id="55" w:author="Timothy Kirkwood" w:date="2025-03-11T15:42:00Z" w16du:dateUtc="2025-03-11T15:42:00Z">
              <w:rPr>
                <w:sz w:val="24"/>
                <w:szCs w:val="24"/>
              </w:rPr>
            </w:rPrChange>
          </w:rPr>
          <w:t xml:space="preserve"> 1</w:t>
        </w:r>
      </w:ins>
      <w:ins w:id="56" w:author="Timothy Kirkwood" w:date="2025-03-11T15:42:00Z" w16du:dateUtc="2025-03-11T15:42:00Z">
        <w:r>
          <w:rPr>
            <w:sz w:val="24"/>
            <w:szCs w:val="24"/>
          </w:rPr>
          <w:t>.</w:t>
        </w:r>
      </w:ins>
      <w:ins w:id="57" w:author="Timothy Kirkwood" w:date="2025-03-11T15:43:00Z" w16du:dateUtc="2025-03-11T15:43:00Z">
        <w:r>
          <w:rPr>
            <w:sz w:val="24"/>
            <w:szCs w:val="24"/>
          </w:rPr>
          <w:t xml:space="preserve"> </w:t>
        </w:r>
      </w:ins>
      <w:ins w:id="58" w:author="Timothy Kirkwood" w:date="2025-03-11T15:55:00Z" w16du:dateUtc="2025-03-11T15:55:00Z">
        <w:r w:rsidR="001C2B52">
          <w:rPr>
            <w:sz w:val="24"/>
            <w:szCs w:val="24"/>
          </w:rPr>
          <w:t xml:space="preserve">The </w:t>
        </w:r>
        <w:proofErr w:type="spellStart"/>
        <w:r w:rsidR="001C2B52">
          <w:rPr>
            <w:sz w:val="24"/>
            <w:szCs w:val="24"/>
          </w:rPr>
          <w:t>fasta</w:t>
        </w:r>
        <w:proofErr w:type="spellEnd"/>
        <w:r w:rsidR="001C2B52">
          <w:rPr>
            <w:sz w:val="24"/>
            <w:szCs w:val="24"/>
          </w:rPr>
          <w:t xml:space="preserve">-format query files used for </w:t>
        </w:r>
        <w:proofErr w:type="spellStart"/>
        <w:r w:rsidR="001C2B52">
          <w:rPr>
            <w:sz w:val="24"/>
            <w:szCs w:val="24"/>
          </w:rPr>
          <w:t>cblaster</w:t>
        </w:r>
        <w:proofErr w:type="spellEnd"/>
        <w:r w:rsidR="001C2B52">
          <w:rPr>
            <w:sz w:val="24"/>
            <w:szCs w:val="24"/>
          </w:rPr>
          <w:t xml:space="preserve"> are </w:t>
        </w:r>
      </w:ins>
      <w:ins w:id="59" w:author="Timothy Kirkwood" w:date="2025-03-11T15:56:00Z" w16du:dateUtc="2025-03-11T15:56:00Z">
        <w:r w:rsidR="001C2B52">
          <w:rPr>
            <w:sz w:val="24"/>
            <w:szCs w:val="24"/>
          </w:rPr>
          <w:t xml:space="preserve">given in </w:t>
        </w:r>
        <w:r w:rsidR="001C2B52" w:rsidRPr="001C2B52">
          <w:rPr>
            <w:b/>
            <w:bCs/>
            <w:sz w:val="24"/>
            <w:szCs w:val="24"/>
            <w:rPrChange w:id="60" w:author="Timothy Kirkwood" w:date="2025-03-11T15:56:00Z" w16du:dateUtc="2025-03-11T15:56:00Z">
              <w:rPr>
                <w:sz w:val="24"/>
                <w:szCs w:val="24"/>
              </w:rPr>
            </w:rPrChange>
          </w:rPr>
          <w:t>Supplementary Data 2</w:t>
        </w:r>
        <w:r w:rsidR="001C2B52">
          <w:rPr>
            <w:sz w:val="24"/>
            <w:szCs w:val="24"/>
          </w:rPr>
          <w:t>.</w:t>
        </w:r>
      </w:ins>
      <w:ins w:id="61" w:author="Timothy Kirkwood" w:date="2025-03-11T15:43:00Z" w16du:dateUtc="2025-03-11T15:43:00Z">
        <w:r>
          <w:rPr>
            <w:sz w:val="24"/>
            <w:szCs w:val="24"/>
          </w:rPr>
          <w:t xml:space="preserve"> The binary files output by </w:t>
        </w:r>
        <w:proofErr w:type="spellStart"/>
        <w:r>
          <w:rPr>
            <w:sz w:val="24"/>
            <w:szCs w:val="24"/>
          </w:rPr>
          <w:t>cblaster</w:t>
        </w:r>
        <w:proofErr w:type="spellEnd"/>
        <w:r>
          <w:rPr>
            <w:sz w:val="24"/>
            <w:szCs w:val="24"/>
          </w:rPr>
          <w:t xml:space="preserve"> are available at </w:t>
        </w:r>
        <w:r w:rsidRPr="00FD3AEB">
          <w:rPr>
            <w:b/>
            <w:bCs/>
            <w:sz w:val="24"/>
            <w:szCs w:val="24"/>
            <w:rPrChange w:id="62" w:author="Timothy Kirkwood" w:date="2025-03-11T15:44:00Z" w16du:dateUtc="2025-03-11T15:44:00Z">
              <w:rPr>
                <w:sz w:val="24"/>
                <w:szCs w:val="24"/>
              </w:rPr>
            </w:rPrChange>
          </w:rPr>
          <w:t xml:space="preserve">Supplementary Data </w:t>
        </w:r>
      </w:ins>
      <w:ins w:id="63" w:author="Timothy Kirkwood" w:date="2025-03-11T15:55:00Z" w16du:dateUtc="2025-03-11T15:55:00Z">
        <w:r w:rsidR="001C2B52">
          <w:rPr>
            <w:b/>
            <w:bCs/>
            <w:sz w:val="24"/>
            <w:szCs w:val="24"/>
          </w:rPr>
          <w:t>3</w:t>
        </w:r>
      </w:ins>
      <w:ins w:id="64" w:author="Timothy Kirkwood" w:date="2025-03-11T15:44:00Z" w16du:dateUtc="2025-03-11T15:44:00Z">
        <w:r>
          <w:rPr>
            <w:sz w:val="24"/>
            <w:szCs w:val="24"/>
          </w:rPr>
          <w:t xml:space="preserve">.  The </w:t>
        </w:r>
        <w:proofErr w:type="spellStart"/>
        <w:r>
          <w:rPr>
            <w:sz w:val="24"/>
            <w:szCs w:val="24"/>
          </w:rPr>
          <w:t>genbank</w:t>
        </w:r>
        <w:proofErr w:type="spellEnd"/>
        <w:r>
          <w:rPr>
            <w:sz w:val="24"/>
            <w:szCs w:val="24"/>
          </w:rPr>
          <w:t xml:space="preserve"> files generated by </w:t>
        </w:r>
        <w:proofErr w:type="spellStart"/>
        <w:r>
          <w:rPr>
            <w:sz w:val="24"/>
            <w:szCs w:val="24"/>
          </w:rPr>
          <w:t>SynetnyQC</w:t>
        </w:r>
        <w:proofErr w:type="spellEnd"/>
        <w:r>
          <w:rPr>
            <w:sz w:val="24"/>
            <w:szCs w:val="24"/>
          </w:rPr>
          <w:t xml:space="preserve"> Collect and Sieve are available upon request.</w:t>
        </w:r>
      </w:ins>
      <w:ins w:id="65" w:author="Timothy Kirkwood" w:date="2025-03-11T15:56:00Z" w16du:dateUtc="2025-03-11T15:56:00Z">
        <w:r w:rsidR="001C2B52">
          <w:rPr>
            <w:sz w:val="24"/>
            <w:szCs w:val="24"/>
          </w:rPr>
          <w:t xml:space="preserve">  All supplementary files are available at </w:t>
        </w:r>
      </w:ins>
      <w:ins w:id="66" w:author="Timothy Kirkwood" w:date="2025-03-11T15:57:00Z">
        <w:r w:rsidR="001C2B52" w:rsidRPr="001C2B52">
          <w:rPr>
            <w:sz w:val="24"/>
            <w:szCs w:val="24"/>
          </w:rPr>
          <w:fldChar w:fldCharType="begin"/>
        </w:r>
        <w:r w:rsidR="001C2B52" w:rsidRPr="001C2B52">
          <w:rPr>
            <w:sz w:val="24"/>
            <w:szCs w:val="24"/>
          </w:rPr>
          <w:instrText>HYPERLINK "https://github.com/Tim-Kirkwood/SyntenyQC_application_note"</w:instrText>
        </w:r>
        <w:r w:rsidR="001C2B52" w:rsidRPr="001C2B52">
          <w:rPr>
            <w:sz w:val="24"/>
            <w:szCs w:val="24"/>
          </w:rPr>
        </w:r>
        <w:r w:rsidR="001C2B52" w:rsidRPr="001C2B52">
          <w:rPr>
            <w:sz w:val="24"/>
            <w:szCs w:val="24"/>
          </w:rPr>
          <w:fldChar w:fldCharType="separate"/>
        </w:r>
        <w:r w:rsidR="001C2B52" w:rsidRPr="001C2B52">
          <w:rPr>
            <w:rStyle w:val="Hyperlink"/>
            <w:sz w:val="24"/>
            <w:szCs w:val="24"/>
          </w:rPr>
          <w:t>Tim-Kirkwood/</w:t>
        </w:r>
        <w:proofErr w:type="spellStart"/>
        <w:r w:rsidR="001C2B52" w:rsidRPr="001C2B52">
          <w:rPr>
            <w:rStyle w:val="Hyperlink"/>
            <w:sz w:val="24"/>
            <w:szCs w:val="24"/>
          </w:rPr>
          <w:t>SyntenyQC_application_note</w:t>
        </w:r>
      </w:ins>
      <w:proofErr w:type="spellEnd"/>
      <w:ins w:id="67" w:author="Timothy Kirkwood" w:date="2025-03-11T15:57:00Z" w16du:dateUtc="2025-03-11T15:57:00Z">
        <w:r w:rsidR="001C2B52" w:rsidRPr="001C2B52">
          <w:rPr>
            <w:rStyle w:val="Hyperlink"/>
            <w:color w:val="auto"/>
            <w:sz w:val="24"/>
            <w:szCs w:val="24"/>
            <w:u w:val="none"/>
            <w:rPrChange w:id="68" w:author="Timothy Kirkwood" w:date="2025-03-11T15:57:00Z" w16du:dateUtc="2025-03-11T15:57:00Z">
              <w:rPr>
                <w:rStyle w:val="Hyperlink"/>
                <w:sz w:val="24"/>
                <w:szCs w:val="24"/>
              </w:rPr>
            </w:rPrChange>
          </w:rPr>
          <w:t>.</w:t>
        </w:r>
        <w:r w:rsidR="001C2B52" w:rsidRPr="001C2B52">
          <w:rPr>
            <w:sz w:val="24"/>
            <w:szCs w:val="24"/>
          </w:rPr>
          <w:fldChar w:fldCharType="end"/>
        </w:r>
      </w:ins>
      <w:ins w:id="69" w:author="Timothy Kirkwood" w:date="2025-03-15T14:55:00Z" w16du:dateUtc="2025-03-15T14:55:00Z">
        <w:r w:rsidR="000C5FBF" w:rsidRPr="000C5FBF">
          <w:rPr>
            <w:i/>
            <w:sz w:val="28"/>
            <w:szCs w:val="32"/>
            <w:u w:val="single"/>
            <w:rPrChange w:id="70" w:author="Timothy Kirkwood" w:date="2025-03-15T14:55:00Z" w16du:dateUtc="2025-03-15T14:55:00Z">
              <w:rPr>
                <w:sz w:val="24"/>
                <w:szCs w:val="24"/>
              </w:rPr>
            </w:rPrChange>
          </w:rPr>
          <w:t xml:space="preserve"> </w:t>
        </w:r>
      </w:ins>
    </w:p>
    <w:p w14:paraId="6DE11330" w14:textId="575DE6F3" w:rsidR="008B0BF4" w:rsidRPr="00C23629" w:rsidRDefault="00C23629" w:rsidP="00C23629">
      <w:pPr>
        <w:pStyle w:val="Heading1"/>
        <w:spacing w:line="360" w:lineRule="auto"/>
        <w:jc w:val="both"/>
        <w:rPr>
          <w:color w:val="auto"/>
          <w:u w:val="single"/>
        </w:rPr>
      </w:pPr>
      <w:r w:rsidRPr="00C23629">
        <w:rPr>
          <w:color w:val="auto"/>
          <w:u w:val="single"/>
        </w:rPr>
        <w:lastRenderedPageBreak/>
        <w:t>Supplementary Figures</w:t>
      </w:r>
    </w:p>
    <w:p w14:paraId="196FC297" w14:textId="77777777" w:rsidR="00C23629" w:rsidRDefault="00C23629" w:rsidP="00C23629">
      <w:pPr>
        <w:spacing w:line="276" w:lineRule="auto"/>
        <w:jc w:val="both"/>
        <w:rPr>
          <w:sz w:val="24"/>
        </w:rPr>
      </w:pPr>
      <w:r>
        <w:rPr>
          <w:noProof/>
          <w:sz w:val="24"/>
          <w:lang w:eastAsia="en-GB"/>
        </w:rPr>
        <w:drawing>
          <wp:inline distT="0" distB="0" distL="0" distR="0" wp14:anchorId="035951C9" wp14:editId="68249BC7">
            <wp:extent cx="5692140" cy="3583917"/>
            <wp:effectExtent l="0" t="0" r="3810" b="0"/>
            <wp:docPr id="14" name="Picture 14" descr="A black background with arrow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rrows and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2140" cy="3583917"/>
                    </a:xfrm>
                    <a:prstGeom prst="rect">
                      <a:avLst/>
                    </a:prstGeom>
                  </pic:spPr>
                </pic:pic>
              </a:graphicData>
            </a:graphic>
          </wp:inline>
        </w:drawing>
      </w:r>
    </w:p>
    <w:p w14:paraId="67584428" w14:textId="284E71F1" w:rsidR="004469AF" w:rsidRDefault="417D0D57" w:rsidP="239EA959">
      <w:pPr>
        <w:rPr>
          <w:ins w:id="71" w:author="Timothy Kirkwood" w:date="2025-03-15T14:32:00Z" w16du:dateUtc="2025-03-15T14:32:00Z"/>
          <w:sz w:val="24"/>
          <w:szCs w:val="24"/>
        </w:rPr>
      </w:pPr>
      <w:r w:rsidRPr="417D0D57">
        <w:rPr>
          <w:b/>
          <w:bCs/>
          <w:sz w:val="24"/>
          <w:szCs w:val="24"/>
        </w:rPr>
        <w:t xml:space="preserve">Supplementary Figure 1: Integrating SyntenyQC into a synteny plot creation workflow. </w:t>
      </w:r>
      <w:r w:rsidRPr="417D0D57">
        <w:rPr>
          <w:sz w:val="24"/>
          <w:szCs w:val="24"/>
        </w:rPr>
        <w:t xml:space="preserve"> First, </w:t>
      </w:r>
      <w:proofErr w:type="spellStart"/>
      <w:r w:rsidRPr="417D0D57">
        <w:rPr>
          <w:sz w:val="24"/>
          <w:szCs w:val="24"/>
        </w:rPr>
        <w:t>cblaster</w:t>
      </w:r>
      <w:proofErr w:type="spellEnd"/>
      <w:r w:rsidRPr="417D0D57">
        <w:rPr>
          <w:sz w:val="24"/>
          <w:szCs w:val="24"/>
        </w:rPr>
        <w:t xml:space="preserve"> is used to find records (i.e. genomes/contigs) containing a user-specified number of clustered hits to a user-supplied query.  The loci of these homologs in each hit record are used to define a neighbourhood for each record, which is extracted using the SyntenyQC Collect subcommand.  </w:t>
      </w:r>
      <w:commentRangeStart w:id="72"/>
      <w:r w:rsidRPr="417D0D57">
        <w:rPr>
          <w:sz w:val="24"/>
          <w:szCs w:val="24"/>
        </w:rPr>
        <w:t>Files are named according to accession or organism name, facilitating automated annotation of the final synteny</w:t>
      </w:r>
      <w:commentRangeEnd w:id="72"/>
      <w:r w:rsidR="00D952EC">
        <w:rPr>
          <w:rStyle w:val="CommentReference"/>
        </w:rPr>
        <w:commentReference w:id="72"/>
      </w:r>
      <w:del w:id="73" w:author="Timothy Kirkwood" w:date="2025-03-15T16:43:00Z" w16du:dateUtc="2025-03-15T16:43:00Z">
        <w:r w:rsidRPr="417D0D57" w:rsidDel="00D952EC">
          <w:rPr>
            <w:sz w:val="24"/>
            <w:szCs w:val="24"/>
          </w:rPr>
          <w:delText xml:space="preserve"> plot </w:delText>
        </w:r>
        <w:r w:rsidRPr="417D0D57" w:rsidDel="00D952EC">
          <w:rPr>
            <w:sz w:val="24"/>
            <w:szCs w:val="24"/>
            <w:highlight w:val="yellow"/>
          </w:rPr>
          <w:delText>[give an example of what that looks like?]</w:delText>
        </w:r>
      </w:del>
      <w:r w:rsidRPr="417D0D57">
        <w:rPr>
          <w:sz w:val="24"/>
          <w:szCs w:val="24"/>
        </w:rPr>
        <w:t>.  Similar neighbourhoods (black braces) are filtered to remove redundant neighbourhoods, with what constitutes ‘similar’ specified by the user in the form of a similarity threshold.  Finally, the collected, sieved neighbourhoods are fed into clinker to create the final synteny plot.</w:t>
      </w:r>
    </w:p>
    <w:p w14:paraId="74B1F6A9" w14:textId="77777777" w:rsidR="00B82194" w:rsidRDefault="00B82194" w:rsidP="239EA959">
      <w:pPr>
        <w:rPr>
          <w:ins w:id="74" w:author="Timothy Kirkwood" w:date="2025-03-15T14:32:00Z" w16du:dateUtc="2025-03-15T14:32:00Z"/>
          <w:sz w:val="24"/>
          <w:szCs w:val="24"/>
        </w:rPr>
      </w:pPr>
    </w:p>
    <w:p w14:paraId="04AEFDEC" w14:textId="7DEC2B4F" w:rsidR="00B82194" w:rsidRDefault="005A586B" w:rsidP="239EA959">
      <w:pPr>
        <w:rPr>
          <w:ins w:id="75" w:author="Timothy Kirkwood" w:date="2025-03-15T14:46:00Z" w16du:dateUtc="2025-03-15T14:46:00Z"/>
          <w:sz w:val="24"/>
          <w:szCs w:val="24"/>
        </w:rPr>
      </w:pPr>
      <w:ins w:id="76" w:author="Timothy Kirkwood" w:date="2025-03-15T15:07:00Z" w16du:dateUtc="2025-03-15T15:07:00Z">
        <w:r>
          <w:rPr>
            <w:noProof/>
            <w:sz w:val="24"/>
            <w:szCs w:val="24"/>
            <w14:ligatures w14:val="standardContextual"/>
          </w:rPr>
          <w:lastRenderedPageBreak/>
          <w:drawing>
            <wp:inline distT="0" distB="0" distL="0" distR="0" wp14:anchorId="68466172" wp14:editId="52E146DD">
              <wp:extent cx="5693229" cy="6444392"/>
              <wp:effectExtent l="0" t="0" r="0" b="0"/>
              <wp:docPr id="168550280" name="Picture 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0280" name="Picture 2" descr="A screen 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4252" cy="6456869"/>
                      </a:xfrm>
                      <a:prstGeom prst="rect">
                        <a:avLst/>
                      </a:prstGeom>
                    </pic:spPr>
                  </pic:pic>
                </a:graphicData>
              </a:graphic>
            </wp:inline>
          </w:drawing>
        </w:r>
      </w:ins>
    </w:p>
    <w:p w14:paraId="01758967" w14:textId="77159780" w:rsidR="0014333E" w:rsidRDefault="008E21E9" w:rsidP="008E21E9">
      <w:pPr>
        <w:rPr>
          <w:ins w:id="77" w:author="Timothy Kirkwood" w:date="2025-03-11T21:34:00Z" w16du:dateUtc="2025-03-11T21:34:00Z"/>
          <w:sz w:val="24"/>
          <w:szCs w:val="24"/>
        </w:rPr>
        <w:sectPr w:rsidR="0014333E">
          <w:headerReference w:type="default" r:id="rId13"/>
          <w:footerReference w:type="default" r:id="rId14"/>
          <w:pgSz w:w="11906" w:h="16838"/>
          <w:pgMar w:top="1440" w:right="1440" w:bottom="1440" w:left="1440" w:header="708" w:footer="708" w:gutter="0"/>
          <w:cols w:space="708"/>
          <w:docGrid w:linePitch="360"/>
        </w:sectPr>
      </w:pPr>
      <w:ins w:id="78" w:author="Timothy Kirkwood" w:date="2025-03-15T14:46:00Z" w16du:dateUtc="2025-03-15T14:46:00Z">
        <w:r w:rsidRPr="000C5FBF">
          <w:rPr>
            <w:b/>
            <w:bCs/>
            <w:sz w:val="24"/>
            <w:szCs w:val="24"/>
            <w:rPrChange w:id="79" w:author="Timothy Kirkwood" w:date="2025-03-15T14:55:00Z" w16du:dateUtc="2025-03-15T14:55:00Z">
              <w:rPr>
                <w:sz w:val="24"/>
                <w:szCs w:val="24"/>
              </w:rPr>
            </w:rPrChange>
          </w:rPr>
          <w:t>Supplementary Figure 2:</w:t>
        </w:r>
        <w:r>
          <w:rPr>
            <w:sz w:val="24"/>
            <w:szCs w:val="24"/>
          </w:rPr>
          <w:t xml:space="preserve"> A synteny plot for the actinorhodin BGC.</w:t>
        </w:r>
      </w:ins>
      <w:ins w:id="80" w:author="Timothy Kirkwood" w:date="2025-03-15T14:47:00Z" w16du:dateUtc="2025-03-15T14:47:00Z">
        <w:r>
          <w:rPr>
            <w:sz w:val="24"/>
            <w:szCs w:val="24"/>
          </w:rPr>
          <w:t xml:space="preserve">  </w:t>
        </w:r>
      </w:ins>
      <w:ins w:id="81" w:author="Timothy Kirkwood" w:date="2025-03-15T14:48:00Z" w16du:dateUtc="2025-03-15T14:48:00Z">
        <w:r>
          <w:rPr>
            <w:sz w:val="24"/>
            <w:szCs w:val="24"/>
          </w:rPr>
          <w:t xml:space="preserve">Each track represents a separate genomic neighbourhood.  </w:t>
        </w:r>
      </w:ins>
      <w:ins w:id="82" w:author="Timothy Kirkwood" w:date="2025-03-15T14:53:00Z" w16du:dateUtc="2025-03-15T14:53:00Z">
        <w:r w:rsidR="000C5FBF">
          <w:rPr>
            <w:sz w:val="24"/>
            <w:szCs w:val="24"/>
          </w:rPr>
          <w:t xml:space="preserve">The bottom track shows the genes within </w:t>
        </w:r>
      </w:ins>
      <w:ins w:id="83" w:author="Timothy Kirkwood" w:date="2025-03-15T14:54:00Z" w16du:dateUtc="2025-03-15T14:54:00Z">
        <w:r w:rsidR="000C5FBF">
          <w:rPr>
            <w:sz w:val="24"/>
            <w:szCs w:val="24"/>
          </w:rPr>
          <w:t xml:space="preserve">actinorhodin </w:t>
        </w:r>
      </w:ins>
      <w:ins w:id="84" w:author="Timothy Kirkwood" w:date="2025-03-15T14:53:00Z" w16du:dateUtc="2025-03-15T14:53:00Z">
        <w:r w:rsidR="000C5FBF">
          <w:rPr>
            <w:sz w:val="24"/>
            <w:szCs w:val="24"/>
          </w:rPr>
          <w:t xml:space="preserve">MIBIG entry BGC000194, which is used as the BGC reference in this plot.  </w:t>
        </w:r>
      </w:ins>
      <w:ins w:id="85" w:author="Timothy Kirkwood" w:date="2025-03-15T14:48:00Z" w16du:dateUtc="2025-03-15T14:48:00Z">
        <w:r>
          <w:rPr>
            <w:sz w:val="24"/>
            <w:szCs w:val="24"/>
          </w:rPr>
          <w:t xml:space="preserve">Coloured links </w:t>
        </w:r>
      </w:ins>
      <w:ins w:id="86" w:author="Timothy Kirkwood" w:date="2025-03-15T14:53:00Z" w16du:dateUtc="2025-03-15T14:53:00Z">
        <w:r w:rsidR="000C5FBF">
          <w:rPr>
            <w:sz w:val="24"/>
            <w:szCs w:val="24"/>
          </w:rPr>
          <w:t>indicate</w:t>
        </w:r>
      </w:ins>
      <w:ins w:id="87" w:author="Timothy Kirkwood" w:date="2025-03-15T14:48:00Z" w16du:dateUtc="2025-03-15T14:48:00Z">
        <w:r>
          <w:rPr>
            <w:sz w:val="24"/>
            <w:szCs w:val="24"/>
          </w:rPr>
          <w:t xml:space="preserve"> genes encod</w:t>
        </w:r>
      </w:ins>
      <w:ins w:id="88" w:author="Timothy Kirkwood" w:date="2025-03-15T14:53:00Z" w16du:dateUtc="2025-03-15T14:53:00Z">
        <w:r w:rsidR="000C5FBF">
          <w:rPr>
            <w:sz w:val="24"/>
            <w:szCs w:val="24"/>
          </w:rPr>
          <w:t>ing</w:t>
        </w:r>
      </w:ins>
      <w:ins w:id="89" w:author="Timothy Kirkwood" w:date="2025-03-15T14:48:00Z" w16du:dateUtc="2025-03-15T14:48:00Z">
        <w:r>
          <w:rPr>
            <w:sz w:val="24"/>
            <w:szCs w:val="24"/>
          </w:rPr>
          <w:t xml:space="preserve"> proteins which fall within the same homology group</w:t>
        </w:r>
      </w:ins>
      <w:ins w:id="90" w:author="Timothy Kirkwood" w:date="2025-03-15T14:49:00Z" w16du:dateUtc="2025-03-15T14:49:00Z">
        <w:r>
          <w:rPr>
            <w:sz w:val="24"/>
            <w:szCs w:val="24"/>
          </w:rPr>
          <w:t>.  Black links indicate genes that encode proteins within the same homology group as</w:t>
        </w:r>
      </w:ins>
      <w:ins w:id="91" w:author="Timothy Kirkwood" w:date="2025-03-15T14:51:00Z" w16du:dateUtc="2025-03-15T14:51:00Z">
        <w:r>
          <w:rPr>
            <w:sz w:val="24"/>
            <w:szCs w:val="24"/>
          </w:rPr>
          <w:t xml:space="preserve"> </w:t>
        </w:r>
        <w:r>
          <w:rPr>
            <w:sz w:val="24"/>
            <w:szCs w:val="24"/>
          </w:rPr>
          <w:t>SCO5087 and SCO5088</w:t>
        </w:r>
        <w:r>
          <w:rPr>
            <w:sz w:val="24"/>
            <w:szCs w:val="24"/>
          </w:rPr>
          <w:t xml:space="preserve">, the only genes annotated as core biosynthetic within </w:t>
        </w:r>
      </w:ins>
      <w:ins w:id="92" w:author="Timothy Kirkwood" w:date="2025-03-15T14:52:00Z" w16du:dateUtc="2025-03-15T14:52:00Z">
        <w:r>
          <w:rPr>
            <w:sz w:val="24"/>
            <w:szCs w:val="24"/>
          </w:rPr>
          <w:t xml:space="preserve">MIBIG entry BGC0000194.  These genes encode the </w:t>
        </w:r>
      </w:ins>
      <w:bookmarkStart w:id="93" w:name="_Hlk192943944"/>
      <w:ins w:id="94" w:author="Timothy Kirkwood" w:date="2025-03-15T14:50:00Z" w16du:dateUtc="2025-03-15T14:50:00Z">
        <w:r w:rsidRPr="008E21E9">
          <w:rPr>
            <w:sz w:val="24"/>
            <w:szCs w:val="24"/>
          </w:rPr>
          <w:t xml:space="preserve">actinorhodin polyketide beta-ketoacyl synthase alpha </w:t>
        </w:r>
      </w:ins>
      <w:ins w:id="95" w:author="Timothy Kirkwood" w:date="2025-03-15T14:51:00Z" w16du:dateUtc="2025-03-15T14:51:00Z">
        <w:r>
          <w:rPr>
            <w:sz w:val="24"/>
            <w:szCs w:val="24"/>
          </w:rPr>
          <w:t xml:space="preserve">and beta subunits </w:t>
        </w:r>
      </w:ins>
      <w:bookmarkEnd w:id="93"/>
      <w:ins w:id="96" w:author="Timothy Kirkwood" w:date="2025-03-15T14:52:00Z" w16du:dateUtc="2025-03-15T14:52:00Z">
        <w:r>
          <w:rPr>
            <w:sz w:val="24"/>
            <w:szCs w:val="24"/>
          </w:rPr>
          <w:t>respectively.</w:t>
        </w:r>
      </w:ins>
      <w:ins w:id="97" w:author="Timothy Kirkwood" w:date="2025-03-15T15:07:00Z" w16du:dateUtc="2025-03-15T15:07:00Z">
        <w:r w:rsidR="005A586B">
          <w:rPr>
            <w:sz w:val="24"/>
            <w:szCs w:val="24"/>
          </w:rPr>
          <w:t xml:space="preserve">  The annotation “</w:t>
        </w:r>
        <w:proofErr w:type="spellStart"/>
        <w:r w:rsidR="005A586B">
          <w:rPr>
            <w:sz w:val="24"/>
            <w:szCs w:val="24"/>
          </w:rPr>
          <w:t>pBGC</w:t>
        </w:r>
        <w:proofErr w:type="spellEnd"/>
        <w:r w:rsidR="005A586B">
          <w:rPr>
            <w:sz w:val="24"/>
            <w:szCs w:val="24"/>
          </w:rPr>
          <w:t xml:space="preserve">” </w:t>
        </w:r>
      </w:ins>
      <w:ins w:id="98" w:author="Timothy Kirkwood" w:date="2025-03-15T15:08:00Z" w16du:dateUtc="2025-03-15T15:08:00Z">
        <w:r w:rsidR="005A586B">
          <w:rPr>
            <w:sz w:val="24"/>
            <w:szCs w:val="24"/>
          </w:rPr>
          <w:t xml:space="preserve">(putative BGC) highlight </w:t>
        </w:r>
      </w:ins>
      <w:ins w:id="99" w:author="Timothy Kirkwood" w:date="2025-03-15T15:07:00Z" w16du:dateUtc="2025-03-15T15:07:00Z">
        <w:r w:rsidR="005A586B">
          <w:rPr>
            <w:sz w:val="24"/>
            <w:szCs w:val="24"/>
          </w:rPr>
          <w:t xml:space="preserve">neighbourhoods which share </w:t>
        </w:r>
      </w:ins>
      <w:ins w:id="100" w:author="Timothy Kirkwood" w:date="2025-03-15T15:08:00Z" w16du:dateUtc="2025-03-15T15:08:00Z">
        <w:r w:rsidR="005A586B">
          <w:rPr>
            <w:sz w:val="24"/>
            <w:szCs w:val="24"/>
          </w:rPr>
          <w:t xml:space="preserve">a </w:t>
        </w:r>
      </w:ins>
      <w:ins w:id="101" w:author="Timothy Kirkwood" w:date="2025-03-15T15:09:00Z" w16du:dateUtc="2025-03-15T15:09:00Z">
        <w:r w:rsidR="005A586B">
          <w:rPr>
            <w:sz w:val="24"/>
            <w:szCs w:val="24"/>
          </w:rPr>
          <w:t>clear</w:t>
        </w:r>
      </w:ins>
      <w:ins w:id="102" w:author="Timothy Kirkwood" w:date="2025-03-15T15:08:00Z" w16du:dateUtc="2025-03-15T15:08:00Z">
        <w:r w:rsidR="005A586B">
          <w:rPr>
            <w:sz w:val="24"/>
            <w:szCs w:val="24"/>
          </w:rPr>
          <w:t xml:space="preserve"> set of genes with conserved homology and synteny.</w:t>
        </w:r>
      </w:ins>
    </w:p>
    <w:p w14:paraId="6F88D047" w14:textId="2F51A7A7" w:rsidR="00C23629" w:rsidRPr="000D2C6D" w:rsidRDefault="00C23629" w:rsidP="239EA959"/>
    <w:p w14:paraId="6EAB2130" w14:textId="37908E17" w:rsidR="00C23629" w:rsidRPr="0030784F" w:rsidRDefault="00C23629" w:rsidP="00C23629">
      <w:pPr>
        <w:spacing w:line="276" w:lineRule="auto"/>
        <w:jc w:val="both"/>
      </w:pPr>
      <w:r>
        <w:t xml:space="preserve">(A) </w:t>
      </w:r>
      <w:r>
        <w:tab/>
      </w:r>
      <w:r>
        <w:tab/>
        <w:t xml:space="preserve">                                                                   </w:t>
      </w:r>
      <w:ins w:id="103" w:author="Timothy Kirkwood" w:date="2025-03-11T21:37:00Z" w16du:dateUtc="2025-03-11T21:37:00Z">
        <w:r w:rsidR="004469AF">
          <w:t xml:space="preserve">   </w:t>
        </w:r>
      </w:ins>
      <w:r>
        <w:t xml:space="preserve">  </w:t>
      </w:r>
      <w:ins w:id="104" w:author="Timothy Kirkwood" w:date="2025-03-11T21:37:00Z" w16du:dateUtc="2025-03-11T21:37:00Z">
        <w:r w:rsidR="004469AF">
          <w:t xml:space="preserve"> </w:t>
        </w:r>
        <w:proofErr w:type="gramStart"/>
        <w:r w:rsidR="004469AF">
          <w:t xml:space="preserve">   </w:t>
        </w:r>
      </w:ins>
      <w:r>
        <w:t>(</w:t>
      </w:r>
      <w:proofErr w:type="gramEnd"/>
      <w:r>
        <w:t>B)</w:t>
      </w:r>
    </w:p>
    <w:p w14:paraId="36250FC5" w14:textId="40101A23" w:rsidR="00C23629" w:rsidRPr="00CA3FFD" w:rsidRDefault="00C23629" w:rsidP="00C23629">
      <w:pPr>
        <w:spacing w:line="276" w:lineRule="auto"/>
        <w:jc w:val="both"/>
        <w:rPr>
          <w:sz w:val="24"/>
        </w:rPr>
      </w:pPr>
      <w:r>
        <w:rPr>
          <w:sz w:val="24"/>
        </w:rPr>
        <w:t xml:space="preserve">   </w:t>
      </w:r>
      <w:r w:rsidRPr="00CA3FFD">
        <w:rPr>
          <w:noProof/>
          <w:sz w:val="24"/>
          <w:lang w:eastAsia="en-GB"/>
        </w:rPr>
        <w:drawing>
          <wp:inline distT="0" distB="0" distL="0" distR="0" wp14:anchorId="57C1A60C" wp14:editId="0C25A0B9">
            <wp:extent cx="2898723"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nj.png"/>
                    <pic:cNvPicPr/>
                  </pic:nvPicPr>
                  <pic:blipFill rotWithShape="1">
                    <a:blip r:embed="rId15" cstate="print">
                      <a:extLst>
                        <a:ext uri="{28A0092B-C50C-407E-A947-70E740481C1C}">
                          <a14:useLocalDpi xmlns:a14="http://schemas.microsoft.com/office/drawing/2010/main" val="0"/>
                        </a:ext>
                      </a:extLst>
                    </a:blip>
                    <a:srcRect l="6437" r="7362"/>
                    <a:stretch/>
                  </pic:blipFill>
                  <pic:spPr bwMode="auto">
                    <a:xfrm>
                      <a:off x="0" y="0"/>
                      <a:ext cx="2934798" cy="1987855"/>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ins w:id="105" w:author="Timothy Kirkwood" w:date="2025-03-11T21:37:00Z" w16du:dateUtc="2025-03-11T21:37:00Z">
        <w:r w:rsidR="004469AF">
          <w:rPr>
            <w:sz w:val="24"/>
          </w:rPr>
          <w:t xml:space="preserve">  </w:t>
        </w:r>
      </w:ins>
      <w:del w:id="106" w:author="Timothy Kirkwood" w:date="2025-03-11T21:36:00Z" w16du:dateUtc="2025-03-11T21:36:00Z">
        <w:r w:rsidDel="004469AF">
          <w:rPr>
            <w:noProof/>
            <w:sz w:val="24"/>
            <w:lang w:eastAsia="en-GB"/>
          </w:rPr>
          <w:drawing>
            <wp:inline distT="0" distB="0" distL="0" distR="0" wp14:anchorId="551CD4C4" wp14:editId="67B93AA6">
              <wp:extent cx="2486025" cy="227780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059" cy="2291575"/>
                      </a:xfrm>
                      <a:prstGeom prst="rect">
                        <a:avLst/>
                      </a:prstGeom>
                    </pic:spPr>
                  </pic:pic>
                </a:graphicData>
              </a:graphic>
            </wp:inline>
          </w:drawing>
        </w:r>
      </w:del>
      <w:ins w:id="107" w:author="Timothy Kirkwood" w:date="2025-03-11T21:36:00Z" w16du:dateUtc="2025-03-11T21:36:00Z">
        <w:r w:rsidR="004469AF">
          <w:rPr>
            <w:noProof/>
            <w:sz w:val="24"/>
            <w14:ligatures w14:val="standardContextual"/>
          </w:rPr>
          <w:drawing>
            <wp:inline distT="0" distB="0" distL="0" distR="0" wp14:anchorId="65182940" wp14:editId="59D587D9">
              <wp:extent cx="2667356" cy="1997710"/>
              <wp:effectExtent l="0" t="0" r="0" b="2540"/>
              <wp:docPr id="747033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33388" name="Picture 1"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3802" cy="2017516"/>
                      </a:xfrm>
                      <a:prstGeom prst="rect">
                        <a:avLst/>
                      </a:prstGeom>
                    </pic:spPr>
                  </pic:pic>
                </a:graphicData>
              </a:graphic>
            </wp:inline>
          </w:drawing>
        </w:r>
      </w:ins>
    </w:p>
    <w:p w14:paraId="46DAD09B" w14:textId="5162F6E3" w:rsidR="00C23629" w:rsidRDefault="7C151845" w:rsidP="417D0D57">
      <w:pPr>
        <w:spacing w:line="276" w:lineRule="auto"/>
        <w:jc w:val="both"/>
        <w:rPr>
          <w:sz w:val="24"/>
          <w:szCs w:val="24"/>
        </w:rPr>
      </w:pPr>
      <w:r w:rsidRPr="7C151845">
        <w:rPr>
          <w:b/>
          <w:bCs/>
          <w:sz w:val="24"/>
          <w:szCs w:val="24"/>
        </w:rPr>
        <w:t xml:space="preserve">Supplementary Figure </w:t>
      </w:r>
      <w:ins w:id="108" w:author="Timothy Kirkwood" w:date="2025-03-15T16:21:00Z" w16du:dateUtc="2025-03-15T16:21:00Z">
        <w:r w:rsidR="00175C70">
          <w:rPr>
            <w:b/>
            <w:bCs/>
            <w:sz w:val="24"/>
            <w:szCs w:val="24"/>
          </w:rPr>
          <w:t>3</w:t>
        </w:r>
      </w:ins>
      <w:del w:id="109" w:author="Timothy Kirkwood" w:date="2025-03-15T16:21:00Z" w16du:dateUtc="2025-03-15T16:21:00Z">
        <w:r w:rsidRPr="7C151845" w:rsidDel="00175C70">
          <w:rPr>
            <w:b/>
            <w:bCs/>
            <w:sz w:val="24"/>
            <w:szCs w:val="24"/>
          </w:rPr>
          <w:delText>2</w:delText>
        </w:r>
      </w:del>
      <w:r w:rsidRPr="7C151845">
        <w:rPr>
          <w:b/>
          <w:bCs/>
          <w:sz w:val="24"/>
          <w:szCs w:val="24"/>
        </w:rPr>
        <w:t>: The Collect subcommand. (A) The workflow.</w:t>
      </w:r>
      <w:r w:rsidRPr="7C151845">
        <w:rPr>
          <w:sz w:val="24"/>
          <w:szCs w:val="24"/>
        </w:rPr>
        <w:t xml:space="preserve"> A neighbourhood is downloaded from NCBI using the accession </w:t>
      </w:r>
      <w:commentRangeStart w:id="110"/>
      <w:r w:rsidRPr="004469AF">
        <w:rPr>
          <w:sz w:val="24"/>
          <w:szCs w:val="24"/>
          <w:rPrChange w:id="111" w:author="Timothy Kirkwood" w:date="2025-03-11T21:34:00Z" w16du:dateUtc="2025-03-11T21:34:00Z">
            <w:rPr>
              <w:sz w:val="24"/>
              <w:szCs w:val="24"/>
              <w:highlight w:val="yellow"/>
            </w:rPr>
          </w:rPrChange>
        </w:rPr>
        <w:t>number</w:t>
      </w:r>
      <w:del w:id="112" w:author="Timothy Kirkwood" w:date="2025-03-11T21:34:00Z" w16du:dateUtc="2025-03-11T21:34:00Z">
        <w:r w:rsidRPr="004469AF" w:rsidDel="004469AF">
          <w:rPr>
            <w:sz w:val="24"/>
            <w:szCs w:val="24"/>
            <w:rPrChange w:id="113" w:author="Timothy Kirkwood" w:date="2025-03-11T21:34:00Z" w16du:dateUtc="2025-03-11T21:34:00Z">
              <w:rPr>
                <w:sz w:val="24"/>
                <w:szCs w:val="24"/>
                <w:highlight w:val="yellow"/>
              </w:rPr>
            </w:rPrChange>
          </w:rPr>
          <w:delText xml:space="preserve"> [?]</w:delText>
        </w:r>
      </w:del>
      <w:r w:rsidRPr="7C151845">
        <w:rPr>
          <w:sz w:val="24"/>
          <w:szCs w:val="24"/>
        </w:rPr>
        <w:t xml:space="preserve"> </w:t>
      </w:r>
      <w:commentRangeEnd w:id="110"/>
      <w:r w:rsidR="004469AF">
        <w:rPr>
          <w:rStyle w:val="CommentReference"/>
        </w:rPr>
        <w:commentReference w:id="110"/>
      </w:r>
      <w:r w:rsidRPr="7C151845">
        <w:rPr>
          <w:sz w:val="24"/>
          <w:szCs w:val="24"/>
        </w:rPr>
        <w:t xml:space="preserve">supplied in the </w:t>
      </w:r>
      <w:proofErr w:type="spellStart"/>
      <w:r w:rsidRPr="7C151845">
        <w:rPr>
          <w:sz w:val="24"/>
          <w:szCs w:val="24"/>
        </w:rPr>
        <w:t>cblaster</w:t>
      </w:r>
      <w:proofErr w:type="spellEnd"/>
      <w:r w:rsidRPr="7C151845">
        <w:rPr>
          <w:sz w:val="24"/>
          <w:szCs w:val="24"/>
        </w:rPr>
        <w:t xml:space="preserve"> result file.  The loci of the first (Gene 1) and last (Gene 3) cluster gene homologs in this neighbourhood are used to define a neighbourhood of a user-specified size, with a mid-point that lies between the </w:t>
      </w:r>
      <w:proofErr w:type="gramStart"/>
      <w:r w:rsidRPr="7C151845">
        <w:rPr>
          <w:sz w:val="24"/>
          <w:szCs w:val="24"/>
        </w:rPr>
        <w:t>aforementioned loci</w:t>
      </w:r>
      <w:proofErr w:type="gramEnd"/>
      <w:r w:rsidRPr="7C151845">
        <w:rPr>
          <w:sz w:val="24"/>
          <w:szCs w:val="24"/>
        </w:rPr>
        <w:t xml:space="preserve">. This neighbourhood is then written to a local GenBank file. </w:t>
      </w:r>
      <w:r w:rsidRPr="7C151845">
        <w:rPr>
          <w:b/>
          <w:bCs/>
          <w:sz w:val="24"/>
          <w:szCs w:val="24"/>
        </w:rPr>
        <w:t>(B) Rejected records.</w:t>
      </w:r>
      <w:r w:rsidRPr="7C151845">
        <w:rPr>
          <w:sz w:val="24"/>
          <w:szCs w:val="24"/>
        </w:rPr>
        <w:t xml:space="preserve"> The neighbourhood is rejected if (</w:t>
      </w:r>
      <w:ins w:id="114" w:author="Timothy Kirkwood" w:date="2025-03-11T21:37:00Z" w16du:dateUtc="2025-03-11T21:37:00Z">
        <w:r w:rsidR="004469AF">
          <w:rPr>
            <w:sz w:val="24"/>
            <w:szCs w:val="24"/>
          </w:rPr>
          <w:t>TOP</w:t>
        </w:r>
      </w:ins>
      <w:del w:id="115" w:author="Timothy Kirkwood" w:date="2025-03-11T21:37:00Z" w16du:dateUtc="2025-03-11T21:37:00Z">
        <w:r w:rsidRPr="7C151845" w:rsidDel="004469AF">
          <w:rPr>
            <w:sz w:val="24"/>
            <w:szCs w:val="24"/>
          </w:rPr>
          <w:delText>top</w:delText>
        </w:r>
      </w:del>
      <w:r w:rsidRPr="7C151845">
        <w:rPr>
          <w:sz w:val="24"/>
          <w:szCs w:val="24"/>
        </w:rPr>
        <w:t>) its accession is not recognised, (</w:t>
      </w:r>
      <w:del w:id="116" w:author="Timothy Kirkwood" w:date="2025-03-11T21:37:00Z" w16du:dateUtc="2025-03-11T21:37:00Z">
        <w:r w:rsidRPr="7C151845" w:rsidDel="004469AF">
          <w:rPr>
            <w:sz w:val="24"/>
            <w:szCs w:val="24"/>
          </w:rPr>
          <w:delText>middle</w:delText>
        </w:r>
      </w:del>
      <w:ins w:id="117" w:author="Timothy Kirkwood" w:date="2025-03-11T21:37:00Z" w16du:dateUtc="2025-03-11T21:37:00Z">
        <w:r w:rsidR="004469AF">
          <w:rPr>
            <w:sz w:val="24"/>
            <w:szCs w:val="24"/>
          </w:rPr>
          <w:t>MIDDLE</w:t>
        </w:r>
      </w:ins>
      <w:r w:rsidRPr="7C151845">
        <w:rPr>
          <w:sz w:val="24"/>
          <w:szCs w:val="24"/>
        </w:rPr>
        <w:t>) making a neighbourhood of a user-specified size would involve extending the neighbourhood beyond a contig edge – note this is optional, or (</w:t>
      </w:r>
      <w:del w:id="118" w:author="Timothy Kirkwood" w:date="2025-03-11T21:37:00Z" w16du:dateUtc="2025-03-11T21:37:00Z">
        <w:r w:rsidRPr="7C151845" w:rsidDel="004469AF">
          <w:rPr>
            <w:sz w:val="24"/>
            <w:szCs w:val="24"/>
          </w:rPr>
          <w:delText>bottom</w:delText>
        </w:r>
      </w:del>
      <w:ins w:id="119" w:author="Timothy Kirkwood" w:date="2025-03-11T21:37:00Z" w16du:dateUtc="2025-03-11T21:37:00Z">
        <w:r w:rsidR="004469AF">
          <w:rPr>
            <w:sz w:val="24"/>
            <w:szCs w:val="24"/>
          </w:rPr>
          <w:t>BOTTOM</w:t>
        </w:r>
      </w:ins>
      <w:r w:rsidRPr="7C151845">
        <w:rPr>
          <w:sz w:val="24"/>
          <w:szCs w:val="24"/>
        </w:rPr>
        <w:t xml:space="preserve">) if the hits identified by </w:t>
      </w:r>
      <w:proofErr w:type="spellStart"/>
      <w:r w:rsidRPr="7C151845">
        <w:rPr>
          <w:sz w:val="24"/>
          <w:szCs w:val="24"/>
        </w:rPr>
        <w:t>cblaster</w:t>
      </w:r>
      <w:proofErr w:type="spellEnd"/>
      <w:r w:rsidRPr="7C151845">
        <w:rPr>
          <w:sz w:val="24"/>
          <w:szCs w:val="24"/>
        </w:rPr>
        <w:t xml:space="preserve"> do not fall within a neighbourhood of user-specified size.</w:t>
      </w:r>
      <w:del w:id="120" w:author="Timothy Kirkwood" w:date="2025-03-11T21:37:00Z" w16du:dateUtc="2025-03-11T21:37:00Z">
        <w:r w:rsidRPr="7C151845" w:rsidDel="004469AF">
          <w:rPr>
            <w:sz w:val="24"/>
            <w:szCs w:val="24"/>
            <w:highlight w:val="yellow"/>
          </w:rPr>
          <w:delText>[I can’t find the top,middle,bottom part in the figure]</w:delText>
        </w:r>
      </w:del>
    </w:p>
    <w:p w14:paraId="5381B48E" w14:textId="77777777" w:rsidR="00C23629" w:rsidRDefault="00C23629" w:rsidP="00C23629">
      <w:pPr>
        <w:spacing w:line="276" w:lineRule="auto"/>
        <w:jc w:val="both"/>
        <w:rPr>
          <w:sz w:val="24"/>
        </w:rPr>
      </w:pPr>
    </w:p>
    <w:p w14:paraId="31F89B28" w14:textId="753C2599" w:rsidR="00C23629" w:rsidRPr="00CA3FFD" w:rsidRDefault="00C23629" w:rsidP="00C23629">
      <w:pPr>
        <w:spacing w:line="276" w:lineRule="auto"/>
        <w:jc w:val="both"/>
        <w:rPr>
          <w:rFonts w:cstheme="minorHAnsi"/>
          <w:sz w:val="28"/>
          <w:szCs w:val="24"/>
        </w:rPr>
      </w:pPr>
      <w:del w:id="121" w:author="Timothy Kirkwood" w:date="2025-03-11T21:39:00Z" w16du:dateUtc="2025-03-11T21:39:00Z">
        <w:r w:rsidRPr="00CA3FFD" w:rsidDel="004469AF">
          <w:rPr>
            <w:rFonts w:cstheme="minorHAnsi"/>
            <w:noProof/>
            <w:sz w:val="28"/>
            <w:szCs w:val="24"/>
            <w:lang w:eastAsia="en-GB"/>
          </w:rPr>
          <w:drawing>
            <wp:inline distT="0" distB="0" distL="0" distR="0" wp14:anchorId="08BF011E" wp14:editId="44FC129A">
              <wp:extent cx="3665387" cy="1933575"/>
              <wp:effectExtent l="0" t="0" r="0" b="0"/>
              <wp:docPr id="232" name="Picture 232" descr="A diagram of arrows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diagram of arrows and a black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890276" cy="2052209"/>
                      </a:xfrm>
                      <a:prstGeom prst="rect">
                        <a:avLst/>
                      </a:prstGeom>
                    </pic:spPr>
                  </pic:pic>
                </a:graphicData>
              </a:graphic>
            </wp:inline>
          </w:drawing>
        </w:r>
      </w:del>
      <w:ins w:id="122" w:author="Timothy Kirkwood" w:date="2025-03-12T00:05:00Z" w16du:dateUtc="2025-03-12T00:05:00Z">
        <w:r w:rsidR="009E475B">
          <w:rPr>
            <w:rFonts w:cstheme="minorHAnsi"/>
            <w:noProof/>
            <w:sz w:val="28"/>
            <w:szCs w:val="24"/>
            <w14:ligatures w14:val="standardContextual"/>
          </w:rPr>
          <w:drawing>
            <wp:inline distT="0" distB="0" distL="0" distR="0" wp14:anchorId="1F7B62C2" wp14:editId="0C5439ED">
              <wp:extent cx="4979372" cy="2510468"/>
              <wp:effectExtent l="0" t="0" r="0" b="0"/>
              <wp:docPr id="1986404961" name="Picture 1" descr="A diagram of arrow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4961" name="Picture 1" descr="A diagram of arrows and arrow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9372" cy="2510468"/>
                      </a:xfrm>
                      <a:prstGeom prst="rect">
                        <a:avLst/>
                      </a:prstGeom>
                    </pic:spPr>
                  </pic:pic>
                </a:graphicData>
              </a:graphic>
            </wp:inline>
          </w:drawing>
        </w:r>
      </w:ins>
    </w:p>
    <w:p w14:paraId="296512C4" w14:textId="25515CCD" w:rsidR="00C23629" w:rsidRPr="0030784F" w:rsidRDefault="33127C29" w:rsidP="33127C29">
      <w:pPr>
        <w:spacing w:line="276" w:lineRule="auto"/>
        <w:jc w:val="both"/>
        <w:rPr>
          <w:sz w:val="24"/>
          <w:szCs w:val="24"/>
        </w:rPr>
      </w:pPr>
      <w:r w:rsidRPr="33127C29">
        <w:rPr>
          <w:b/>
          <w:bCs/>
          <w:sz w:val="24"/>
          <w:szCs w:val="24"/>
        </w:rPr>
        <w:t xml:space="preserve">Supplementary Figure </w:t>
      </w:r>
      <w:ins w:id="123" w:author="Timothy Kirkwood" w:date="2025-03-15T16:22:00Z" w16du:dateUtc="2025-03-15T16:22:00Z">
        <w:r w:rsidR="00175C70">
          <w:rPr>
            <w:b/>
            <w:bCs/>
            <w:sz w:val="24"/>
            <w:szCs w:val="24"/>
          </w:rPr>
          <w:t>4</w:t>
        </w:r>
      </w:ins>
      <w:del w:id="124" w:author="Timothy Kirkwood" w:date="2025-03-15T16:22:00Z" w16du:dateUtc="2025-03-15T16:22:00Z">
        <w:r w:rsidRPr="33127C29" w:rsidDel="00175C70">
          <w:rPr>
            <w:b/>
            <w:bCs/>
            <w:sz w:val="24"/>
            <w:szCs w:val="24"/>
          </w:rPr>
          <w:delText>3</w:delText>
        </w:r>
      </w:del>
      <w:r w:rsidRPr="33127C29">
        <w:rPr>
          <w:b/>
          <w:bCs/>
          <w:sz w:val="24"/>
          <w:szCs w:val="24"/>
        </w:rPr>
        <w:t>: Region similarity is non-transitive.</w:t>
      </w:r>
      <w:r w:rsidRPr="33127C29">
        <w:rPr>
          <w:sz w:val="24"/>
          <w:szCs w:val="24"/>
        </w:rPr>
        <w:t xml:space="preserve"> Boxes indicate regions, arrows indicate genes, colours indicate homolog groups.  </w:t>
      </w:r>
      <w:commentRangeStart w:id="125"/>
      <w:r w:rsidRPr="33127C29">
        <w:rPr>
          <w:sz w:val="24"/>
          <w:szCs w:val="24"/>
        </w:rPr>
        <w:t>A/B and B/C are fairly similar in terms of homolog composition (66%), but A and C are much less similar (33%).</w:t>
      </w:r>
      <w:del w:id="126" w:author="Timothy Kirkwood" w:date="2025-03-11T21:40:00Z" w16du:dateUtc="2025-03-11T21:40:00Z">
        <w:r w:rsidRPr="33127C29" w:rsidDel="004469AF">
          <w:rPr>
            <w:sz w:val="24"/>
            <w:szCs w:val="24"/>
            <w:highlight w:val="yellow"/>
          </w:rPr>
          <w:delText xml:space="preserve">[Is the labelling of the edges meant to be a Stroop test? https://en.wikipedia.org/wiki/Stroop_effect </w:delText>
        </w:r>
        <w:r w:rsidRPr="33127C29" w:rsidDel="004469AF">
          <w:rPr>
            <w:rFonts w:ascii="Segoe UI Emoji" w:eastAsia="Segoe UI Emoji" w:hAnsi="Segoe UI Emoji" w:cs="Segoe UI Emoji"/>
            <w:sz w:val="24"/>
            <w:szCs w:val="24"/>
            <w:highlight w:val="yellow"/>
          </w:rPr>
          <w:delText>😊</w:delText>
        </w:r>
        <w:r w:rsidRPr="33127C29" w:rsidDel="004469AF">
          <w:rPr>
            <w:sz w:val="24"/>
            <w:szCs w:val="24"/>
            <w:highlight w:val="yellow"/>
          </w:rPr>
          <w:delText>]</w:delText>
        </w:r>
        <w:r w:rsidRPr="33127C29" w:rsidDel="004469AF">
          <w:rPr>
            <w:sz w:val="28"/>
            <w:szCs w:val="28"/>
          </w:rPr>
          <w:delText xml:space="preserve">          </w:delText>
        </w:r>
      </w:del>
      <w:r w:rsidRPr="33127C29">
        <w:rPr>
          <w:sz w:val="28"/>
          <w:szCs w:val="28"/>
        </w:rPr>
        <w:t xml:space="preserve"> </w:t>
      </w:r>
      <w:commentRangeEnd w:id="125"/>
      <w:r w:rsidR="004469AF">
        <w:rPr>
          <w:rStyle w:val="CommentReference"/>
        </w:rPr>
        <w:commentReference w:id="125"/>
      </w:r>
    </w:p>
    <w:p w14:paraId="258DBCC0" w14:textId="56B327DB" w:rsidR="00C23629" w:rsidRDefault="00AA2689" w:rsidP="00C23629">
      <w:pPr>
        <w:spacing w:line="276" w:lineRule="auto"/>
        <w:jc w:val="both"/>
        <w:rPr>
          <w:rFonts w:cstheme="minorHAnsi"/>
          <w:sz w:val="28"/>
          <w:szCs w:val="24"/>
        </w:rPr>
      </w:pPr>
      <w:del w:id="127" w:author="Timothy Kirkwood" w:date="2025-03-11T21:43:00Z" w16du:dateUtc="2025-03-11T21:43:00Z">
        <w:r w:rsidDel="00834134">
          <w:rPr>
            <w:rFonts w:cstheme="minorHAnsi"/>
            <w:noProof/>
            <w:sz w:val="28"/>
            <w:szCs w:val="24"/>
            <w14:ligatures w14:val="standardContextual"/>
          </w:rPr>
          <w:lastRenderedPageBreak/>
          <w:drawing>
            <wp:inline distT="0" distB="0" distL="0" distR="0" wp14:anchorId="36A24291" wp14:editId="59711A8A">
              <wp:extent cx="5672106" cy="3549569"/>
              <wp:effectExtent l="0" t="0" r="5080" b="0"/>
              <wp:docPr id="779605837" name="Picture 1" descr="A black background with a triangle and a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5837" name="Picture 1" descr="A black background with a triangle and a black rectangl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2106" cy="3549569"/>
                      </a:xfrm>
                      <a:prstGeom prst="rect">
                        <a:avLst/>
                      </a:prstGeom>
                    </pic:spPr>
                  </pic:pic>
                </a:graphicData>
              </a:graphic>
            </wp:inline>
          </w:drawing>
        </w:r>
      </w:del>
      <w:ins w:id="128" w:author="Timothy Kirkwood" w:date="2025-03-11T21:43:00Z" w16du:dateUtc="2025-03-11T21:43:00Z">
        <w:r w:rsidR="00834134">
          <w:rPr>
            <w:rFonts w:cstheme="minorHAnsi"/>
            <w:noProof/>
            <w:sz w:val="28"/>
            <w:szCs w:val="24"/>
            <w14:ligatures w14:val="standardContextual"/>
          </w:rPr>
          <w:drawing>
            <wp:inline distT="0" distB="0" distL="0" distR="0" wp14:anchorId="320CDD24" wp14:editId="69201766">
              <wp:extent cx="5716441" cy="3549569"/>
              <wp:effectExtent l="0" t="0" r="0" b="0"/>
              <wp:docPr id="1638759017" name="Picture 1" descr="A black background with a triangle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9017" name="Picture 1" descr="A black background with a triangle and a black background&#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6441" cy="3549569"/>
                      </a:xfrm>
                      <a:prstGeom prst="rect">
                        <a:avLst/>
                      </a:prstGeom>
                    </pic:spPr>
                  </pic:pic>
                </a:graphicData>
              </a:graphic>
            </wp:inline>
          </w:drawing>
        </w:r>
      </w:ins>
      <w:r w:rsidR="00C23629" w:rsidRPr="00CA3FFD">
        <w:rPr>
          <w:rFonts w:cstheme="minorHAnsi"/>
          <w:sz w:val="28"/>
          <w:szCs w:val="24"/>
        </w:rPr>
        <w:t xml:space="preserve">                </w:t>
      </w:r>
    </w:p>
    <w:p w14:paraId="498ED988" w14:textId="329C4863" w:rsidR="00C23629" w:rsidRPr="00CA3FFD" w:rsidRDefault="33127C29" w:rsidP="33127C29">
      <w:pPr>
        <w:spacing w:line="276" w:lineRule="auto"/>
        <w:jc w:val="both"/>
        <w:rPr>
          <w:sz w:val="24"/>
          <w:szCs w:val="24"/>
        </w:rPr>
      </w:pPr>
      <w:r w:rsidRPr="33127C29">
        <w:rPr>
          <w:b/>
          <w:bCs/>
          <w:sz w:val="24"/>
          <w:szCs w:val="24"/>
        </w:rPr>
        <w:t xml:space="preserve">Supplementary Figure </w:t>
      </w:r>
      <w:ins w:id="129" w:author="Timothy Kirkwood" w:date="2025-03-15T16:22:00Z" w16du:dateUtc="2025-03-15T16:22:00Z">
        <w:r w:rsidR="00175C70">
          <w:rPr>
            <w:b/>
            <w:bCs/>
            <w:sz w:val="24"/>
            <w:szCs w:val="24"/>
          </w:rPr>
          <w:t>5</w:t>
        </w:r>
      </w:ins>
      <w:del w:id="130" w:author="Timothy Kirkwood" w:date="2025-03-15T16:22:00Z" w16du:dateUtc="2025-03-15T16:22:00Z">
        <w:r w:rsidRPr="33127C29" w:rsidDel="00175C70">
          <w:rPr>
            <w:b/>
            <w:bCs/>
            <w:sz w:val="24"/>
            <w:szCs w:val="24"/>
          </w:rPr>
          <w:delText>4</w:delText>
        </w:r>
      </w:del>
      <w:r w:rsidRPr="33127C29">
        <w:rPr>
          <w:b/>
          <w:bCs/>
          <w:sz w:val="24"/>
          <w:szCs w:val="24"/>
        </w:rPr>
        <w:t xml:space="preserve">: The Sieve subcommand. </w:t>
      </w:r>
      <w:r w:rsidRPr="33127C29">
        <w:rPr>
          <w:sz w:val="24"/>
          <w:szCs w:val="24"/>
        </w:rPr>
        <w:t xml:space="preserve">A collection of input regions </w:t>
      </w:r>
      <w:proofErr w:type="gramStart"/>
      <w:r w:rsidRPr="33127C29">
        <w:rPr>
          <w:sz w:val="24"/>
          <w:szCs w:val="24"/>
        </w:rPr>
        <w:t>are</w:t>
      </w:r>
      <w:proofErr w:type="gramEnd"/>
      <w:r w:rsidRPr="33127C29">
        <w:rPr>
          <w:sz w:val="24"/>
          <w:szCs w:val="24"/>
        </w:rPr>
        <w:t xml:space="preserve"> subjected to an all-vs-all</w:t>
      </w:r>
      <w:del w:id="131" w:author="Timothy Kirkwood" w:date="2025-03-11T21:43:00Z" w16du:dateUtc="2025-03-11T21:43:00Z">
        <w:r w:rsidRPr="33127C29" w:rsidDel="00834134">
          <w:rPr>
            <w:sz w:val="24"/>
            <w:szCs w:val="24"/>
          </w:rPr>
          <w:delText xml:space="preserve"> </w:delText>
        </w:r>
        <w:r w:rsidRPr="33127C29" w:rsidDel="00834134">
          <w:rPr>
            <w:sz w:val="24"/>
            <w:szCs w:val="24"/>
            <w:highlight w:val="yellow"/>
          </w:rPr>
          <w:delText>[add the same hyphens in the figure]</w:delText>
        </w:r>
      </w:del>
      <w:r w:rsidRPr="33127C29">
        <w:rPr>
          <w:sz w:val="24"/>
          <w:szCs w:val="24"/>
        </w:rPr>
        <w:t xml:space="preserve"> BLASTP to identify the number of reciprocal best hits between each pair of input regions. The neighbourhoods are then represented as a graph, where an edge is drawn between two nodes if their respective regions have a proportion of RBHs that exceed a user-defined threshold. N</w:t>
      </w:r>
      <w:r w:rsidRPr="33127C29">
        <w:rPr>
          <w:sz w:val="24"/>
          <w:szCs w:val="24"/>
          <w:vertAlign w:val="subscript"/>
        </w:rPr>
        <w:t xml:space="preserve">RBH </w:t>
      </w:r>
      <w:r w:rsidRPr="33127C29">
        <w:rPr>
          <w:sz w:val="24"/>
          <w:szCs w:val="24"/>
        </w:rPr>
        <w:t>is the number of reciprocal best hits between two node regions (A and B), N</w:t>
      </w:r>
      <w:r w:rsidRPr="33127C29">
        <w:rPr>
          <w:sz w:val="24"/>
          <w:szCs w:val="24"/>
          <w:vertAlign w:val="subscript"/>
        </w:rPr>
        <w:t>A</w:t>
      </w:r>
      <w:r w:rsidRPr="33127C29">
        <w:rPr>
          <w:sz w:val="24"/>
          <w:szCs w:val="24"/>
        </w:rPr>
        <w:t xml:space="preserve"> and N</w:t>
      </w:r>
      <w:r w:rsidRPr="33127C29">
        <w:rPr>
          <w:sz w:val="24"/>
          <w:szCs w:val="24"/>
          <w:vertAlign w:val="subscript"/>
        </w:rPr>
        <w:t>B</w:t>
      </w:r>
      <w:r w:rsidRPr="33127C29">
        <w:rPr>
          <w:sz w:val="24"/>
          <w:szCs w:val="24"/>
        </w:rPr>
        <w:t xml:space="preserve"> are the number of proteins in regions A and B respectively. T is a threshold proportion that is set by the user (typically 0.5 to 0.7). This graph is then pruned according to Algorithm 1. Following pruning, the remaining neighbourhoods are returned to the user. </w:t>
      </w:r>
    </w:p>
    <w:p w14:paraId="259841B3" w14:textId="77777777" w:rsidR="00834134" w:rsidRDefault="00834134" w:rsidP="00FD3AEB">
      <w:pPr>
        <w:pStyle w:val="Heading1"/>
        <w:spacing w:line="360" w:lineRule="auto"/>
        <w:jc w:val="both"/>
        <w:rPr>
          <w:ins w:id="132" w:author="Timothy Kirkwood" w:date="2025-03-11T21:43:00Z" w16du:dateUtc="2025-03-11T21:43:00Z"/>
          <w:color w:val="auto"/>
          <w:u w:val="single"/>
        </w:rPr>
        <w:sectPr w:rsidR="00834134">
          <w:pgSz w:w="11906" w:h="16838"/>
          <w:pgMar w:top="1440" w:right="1440" w:bottom="1440" w:left="1440" w:header="708" w:footer="708" w:gutter="0"/>
          <w:cols w:space="708"/>
          <w:docGrid w:linePitch="360"/>
        </w:sectPr>
      </w:pPr>
    </w:p>
    <w:p w14:paraId="1D1F60B6" w14:textId="532D52B8" w:rsidR="00FD3AEB" w:rsidRPr="00FD3AEB" w:rsidRDefault="00FD3AEB" w:rsidP="00FD3AEB">
      <w:pPr>
        <w:pStyle w:val="Heading1"/>
        <w:spacing w:line="360" w:lineRule="auto"/>
        <w:jc w:val="both"/>
        <w:rPr>
          <w:color w:val="auto"/>
          <w:u w:val="single"/>
        </w:rPr>
      </w:pPr>
      <w:r w:rsidRPr="00FD3AEB">
        <w:rPr>
          <w:color w:val="auto"/>
          <w:u w:val="single"/>
        </w:rPr>
        <w:lastRenderedPageBreak/>
        <w:t>Supplementary Algorithms</w:t>
      </w:r>
    </w:p>
    <w:p w14:paraId="14F5D6E5" w14:textId="216E3CCE" w:rsidR="00FD3AEB" w:rsidRPr="00287196" w:rsidRDefault="00FD3AEB" w:rsidP="00FD3AEB">
      <w:pPr>
        <w:spacing w:line="276" w:lineRule="auto"/>
        <w:jc w:val="both"/>
        <w:rPr>
          <w:b/>
          <w:sz w:val="24"/>
          <w:u w:val="single"/>
        </w:rPr>
      </w:pPr>
      <w:r w:rsidRPr="00287196">
        <w:rPr>
          <w:b/>
          <w:sz w:val="24"/>
          <w:u w:val="single"/>
        </w:rPr>
        <w:t>Algorithm 1</w:t>
      </w:r>
    </w:p>
    <w:p w14:paraId="3641BE2C" w14:textId="77777777" w:rsidR="00FD3AEB" w:rsidRDefault="00FD3AEB" w:rsidP="00FD3AEB">
      <w:pPr>
        <w:spacing w:after="120" w:line="276" w:lineRule="auto"/>
        <w:jc w:val="both"/>
        <w:rPr>
          <w:sz w:val="24"/>
        </w:rPr>
      </w:pPr>
      <w:r w:rsidRPr="00287196">
        <w:rPr>
          <w:b/>
          <w:sz w:val="26"/>
          <w:szCs w:val="26"/>
        </w:rPr>
        <w:t>Data</w:t>
      </w:r>
      <w:r w:rsidRPr="00287196">
        <w:rPr>
          <w:b/>
          <w:sz w:val="28"/>
        </w:rPr>
        <w:t>:</w:t>
      </w:r>
      <w:r>
        <w:rPr>
          <w:sz w:val="24"/>
        </w:rPr>
        <w:t xml:space="preserve"> RBH graph</w:t>
      </w:r>
    </w:p>
    <w:p w14:paraId="1329738E" w14:textId="77777777" w:rsidR="00FD3AEB" w:rsidRDefault="00FD3AEB" w:rsidP="00FD3AEB">
      <w:pPr>
        <w:spacing w:after="120" w:line="276" w:lineRule="auto"/>
        <w:jc w:val="both"/>
        <w:rPr>
          <w:sz w:val="24"/>
        </w:rPr>
      </w:pPr>
      <w:r w:rsidRPr="00287196">
        <w:rPr>
          <w:b/>
          <w:sz w:val="26"/>
          <w:szCs w:val="26"/>
        </w:rPr>
        <w:t>Result:</w:t>
      </w:r>
      <w:r w:rsidRPr="00287196">
        <w:rPr>
          <w:sz w:val="24"/>
        </w:rPr>
        <w:t xml:space="preserve"> </w:t>
      </w:r>
      <w:r>
        <w:rPr>
          <w:sz w:val="24"/>
        </w:rPr>
        <w:t>Nodes from pruned RBH graph</w:t>
      </w:r>
    </w:p>
    <w:p w14:paraId="3842D2B2" w14:textId="77777777" w:rsidR="00FD3AEB" w:rsidRPr="00287196" w:rsidRDefault="00FD3AEB" w:rsidP="00FD3AEB">
      <w:pPr>
        <w:spacing w:after="120" w:line="276" w:lineRule="auto"/>
        <w:jc w:val="both"/>
        <w:rPr>
          <w:b/>
          <w:sz w:val="24"/>
        </w:rPr>
      </w:pPr>
      <w:r w:rsidRPr="00287196">
        <w:rPr>
          <w:b/>
          <w:sz w:val="26"/>
          <w:szCs w:val="26"/>
        </w:rPr>
        <w:t>Procedure</w:t>
      </w:r>
      <w:r w:rsidRPr="00287196">
        <w:rPr>
          <w:b/>
          <w:sz w:val="24"/>
        </w:rPr>
        <w:t>:</w:t>
      </w:r>
    </w:p>
    <w:p w14:paraId="7699D4C5" w14:textId="77777777" w:rsidR="00FD3AEB" w:rsidRPr="00B839C8" w:rsidRDefault="00FD3AEB" w:rsidP="00FD3AEB">
      <w:pPr>
        <w:spacing w:after="120" w:line="276" w:lineRule="auto"/>
        <w:ind w:firstLine="720"/>
        <w:jc w:val="both"/>
        <w:rPr>
          <w:sz w:val="24"/>
        </w:rPr>
      </w:pPr>
      <w:r w:rsidRPr="00B839C8">
        <w:rPr>
          <w:b/>
          <w:sz w:val="24"/>
        </w:rPr>
        <w:t>while</w:t>
      </w:r>
      <w:r w:rsidRPr="00B839C8">
        <w:rPr>
          <w:sz w:val="24"/>
        </w:rPr>
        <w:t xml:space="preserve"> </w:t>
      </w:r>
      <w:proofErr w:type="gramStart"/>
      <w:r w:rsidRPr="00287196">
        <w:rPr>
          <w:b/>
          <w:sz w:val="24"/>
        </w:rPr>
        <w:t>max</w:t>
      </w:r>
      <w:r w:rsidRPr="00B839C8">
        <w:rPr>
          <w:sz w:val="24"/>
        </w:rPr>
        <w:t>(</w:t>
      </w:r>
      <w:proofErr w:type="gramEnd"/>
      <w:r w:rsidRPr="00287196">
        <w:rPr>
          <w:i/>
          <w:sz w:val="24"/>
        </w:rPr>
        <w:t>node degrees</w:t>
      </w:r>
      <w:r w:rsidRPr="00B839C8">
        <w:rPr>
          <w:sz w:val="24"/>
        </w:rPr>
        <w:t xml:space="preserve"> in </w:t>
      </w:r>
      <w:r w:rsidRPr="00287196">
        <w:rPr>
          <w:i/>
          <w:sz w:val="24"/>
        </w:rPr>
        <w:t>RBH graph</w:t>
      </w:r>
      <w:r w:rsidRPr="00B839C8">
        <w:rPr>
          <w:sz w:val="24"/>
        </w:rPr>
        <w:t>) &gt; 0:</w:t>
      </w:r>
    </w:p>
    <w:p w14:paraId="06848F2B" w14:textId="77777777" w:rsidR="00FD3AEB" w:rsidRPr="00B839C8" w:rsidRDefault="00FD3AEB" w:rsidP="00FD3AEB">
      <w:pPr>
        <w:spacing w:after="120" w:line="276" w:lineRule="auto"/>
        <w:ind w:left="720" w:firstLine="720"/>
        <w:jc w:val="both"/>
        <w:rPr>
          <w:sz w:val="24"/>
        </w:rPr>
      </w:pPr>
      <w:r w:rsidRPr="00287196">
        <w:rPr>
          <w:i/>
          <w:sz w:val="24"/>
        </w:rPr>
        <w:t>delete nodes</w:t>
      </w:r>
      <w:r w:rsidRPr="00B839C8">
        <w:rPr>
          <w:sz w:val="24"/>
        </w:rPr>
        <w:t xml:space="preserve"> = []</w:t>
      </w:r>
    </w:p>
    <w:p w14:paraId="26751301" w14:textId="77777777" w:rsidR="00FD3AEB" w:rsidRDefault="00FD3AEB" w:rsidP="00FD3AEB">
      <w:pPr>
        <w:spacing w:after="120" w:line="276" w:lineRule="auto"/>
        <w:ind w:left="720" w:firstLine="720"/>
        <w:jc w:val="both"/>
        <w:rPr>
          <w:sz w:val="24"/>
        </w:rPr>
      </w:pPr>
      <w:r w:rsidRPr="00B839C8">
        <w:rPr>
          <w:b/>
          <w:sz w:val="24"/>
        </w:rPr>
        <w:t>for</w:t>
      </w:r>
      <w:r w:rsidRPr="00B839C8">
        <w:rPr>
          <w:sz w:val="24"/>
        </w:rPr>
        <w:t xml:space="preserve"> </w:t>
      </w:r>
      <w:r w:rsidRPr="00287196">
        <w:rPr>
          <w:i/>
          <w:sz w:val="24"/>
        </w:rPr>
        <w:t>node</w:t>
      </w:r>
      <w:r w:rsidRPr="00B839C8">
        <w:rPr>
          <w:sz w:val="24"/>
        </w:rPr>
        <w:t xml:space="preserve"> in </w:t>
      </w:r>
      <w:r w:rsidRPr="00287196">
        <w:rPr>
          <w:i/>
          <w:sz w:val="24"/>
        </w:rPr>
        <w:t>RBH graph</w:t>
      </w:r>
      <w:r w:rsidRPr="00B839C8">
        <w:rPr>
          <w:sz w:val="24"/>
        </w:rPr>
        <w:t>:</w:t>
      </w:r>
    </w:p>
    <w:p w14:paraId="7466D18C" w14:textId="77777777" w:rsidR="00FD3AEB" w:rsidRDefault="00FD3AEB" w:rsidP="00FD3AEB">
      <w:pPr>
        <w:spacing w:after="120" w:line="276" w:lineRule="auto"/>
        <w:ind w:left="1440" w:firstLine="720"/>
        <w:jc w:val="both"/>
        <w:rPr>
          <w:sz w:val="24"/>
        </w:rPr>
      </w:pPr>
      <w:r w:rsidRPr="00B839C8">
        <w:rPr>
          <w:sz w:val="24"/>
        </w:rPr>
        <w:t xml:space="preserve">if </w:t>
      </w:r>
      <w:r w:rsidRPr="00287196">
        <w:rPr>
          <w:i/>
          <w:sz w:val="24"/>
        </w:rPr>
        <w:t>node</w:t>
      </w:r>
      <w:r w:rsidRPr="00B839C8">
        <w:rPr>
          <w:sz w:val="24"/>
        </w:rPr>
        <w:t xml:space="preserve"> </w:t>
      </w:r>
      <w:r w:rsidRPr="00287196">
        <w:rPr>
          <w:i/>
          <w:sz w:val="24"/>
        </w:rPr>
        <w:t>degree</w:t>
      </w:r>
      <w:r w:rsidRPr="00B839C8">
        <w:rPr>
          <w:sz w:val="24"/>
        </w:rPr>
        <w:t xml:space="preserve"> = </w:t>
      </w:r>
      <w:proofErr w:type="gramStart"/>
      <w:r w:rsidRPr="00287196">
        <w:rPr>
          <w:b/>
          <w:sz w:val="24"/>
        </w:rPr>
        <w:t>max</w:t>
      </w:r>
      <w:r w:rsidRPr="00B839C8">
        <w:rPr>
          <w:sz w:val="24"/>
        </w:rPr>
        <w:t>(</w:t>
      </w:r>
      <w:proofErr w:type="gramEnd"/>
      <w:r w:rsidRPr="00287196">
        <w:rPr>
          <w:i/>
          <w:sz w:val="24"/>
        </w:rPr>
        <w:t>node degrees</w:t>
      </w:r>
      <w:r w:rsidRPr="00B839C8">
        <w:rPr>
          <w:sz w:val="24"/>
        </w:rPr>
        <w:t xml:space="preserve"> in </w:t>
      </w:r>
      <w:r w:rsidRPr="00287196">
        <w:rPr>
          <w:i/>
          <w:sz w:val="24"/>
        </w:rPr>
        <w:t>RBH graph</w:t>
      </w:r>
      <w:r w:rsidRPr="00B839C8">
        <w:rPr>
          <w:sz w:val="24"/>
        </w:rPr>
        <w:t>):</w:t>
      </w:r>
    </w:p>
    <w:p w14:paraId="2781CCF1" w14:textId="77777777" w:rsidR="00FD3AEB" w:rsidRDefault="00FD3AEB" w:rsidP="00FD3AEB">
      <w:pPr>
        <w:spacing w:after="120" w:line="276" w:lineRule="auto"/>
        <w:ind w:left="2160" w:firstLine="720"/>
        <w:jc w:val="both"/>
        <w:rPr>
          <w:sz w:val="24"/>
        </w:rPr>
      </w:pPr>
      <w:r w:rsidRPr="00287196">
        <w:rPr>
          <w:i/>
          <w:sz w:val="24"/>
        </w:rPr>
        <w:t>delete nodes</w:t>
      </w:r>
      <w:r w:rsidRPr="00B839C8">
        <w:rPr>
          <w:sz w:val="24"/>
        </w:rPr>
        <w:t xml:space="preserve"> + </w:t>
      </w:r>
      <w:r w:rsidRPr="00287196">
        <w:rPr>
          <w:i/>
          <w:sz w:val="24"/>
        </w:rPr>
        <w:t>node</w:t>
      </w:r>
    </w:p>
    <w:p w14:paraId="399FEE60" w14:textId="77777777" w:rsidR="00FD3AEB" w:rsidRDefault="00FD3AEB" w:rsidP="00FD3AEB">
      <w:pPr>
        <w:spacing w:after="120" w:line="276" w:lineRule="auto"/>
        <w:ind w:left="720" w:firstLine="720"/>
        <w:jc w:val="both"/>
        <w:rPr>
          <w:sz w:val="24"/>
        </w:rPr>
      </w:pPr>
      <w:r w:rsidRPr="00287196">
        <w:rPr>
          <w:i/>
          <w:sz w:val="24"/>
        </w:rPr>
        <w:t>delete node</w:t>
      </w:r>
      <w:r w:rsidRPr="00B839C8">
        <w:rPr>
          <w:sz w:val="24"/>
        </w:rPr>
        <w:t xml:space="preserve"> = random node from </w:t>
      </w:r>
      <w:proofErr w:type="gramStart"/>
      <w:r w:rsidRPr="00287196">
        <w:rPr>
          <w:i/>
          <w:sz w:val="24"/>
        </w:rPr>
        <w:t>delete</w:t>
      </w:r>
      <w:proofErr w:type="gramEnd"/>
      <w:r w:rsidRPr="00287196">
        <w:rPr>
          <w:i/>
          <w:sz w:val="24"/>
        </w:rPr>
        <w:t xml:space="preserve"> nodes</w:t>
      </w:r>
    </w:p>
    <w:p w14:paraId="4788B4E3" w14:textId="77777777" w:rsidR="00FD3AEB" w:rsidRPr="00B839C8" w:rsidRDefault="00FD3AEB" w:rsidP="00FD3AEB">
      <w:pPr>
        <w:spacing w:after="120" w:line="276" w:lineRule="auto"/>
        <w:ind w:left="720" w:firstLine="720"/>
        <w:jc w:val="both"/>
        <w:rPr>
          <w:sz w:val="24"/>
        </w:rPr>
      </w:pPr>
      <w:r w:rsidRPr="00287196">
        <w:rPr>
          <w:i/>
          <w:sz w:val="24"/>
        </w:rPr>
        <w:t>RBH graph</w:t>
      </w:r>
      <w:r w:rsidRPr="00B839C8">
        <w:rPr>
          <w:sz w:val="24"/>
        </w:rPr>
        <w:t xml:space="preserve"> = </w:t>
      </w:r>
      <w:r w:rsidRPr="00287196">
        <w:rPr>
          <w:i/>
          <w:sz w:val="24"/>
        </w:rPr>
        <w:t>RBH graph</w:t>
      </w:r>
      <w:r w:rsidRPr="00B839C8">
        <w:rPr>
          <w:sz w:val="24"/>
        </w:rPr>
        <w:t xml:space="preserve"> - </w:t>
      </w:r>
      <w:r w:rsidRPr="00287196">
        <w:rPr>
          <w:i/>
          <w:sz w:val="24"/>
        </w:rPr>
        <w:t>delete node</w:t>
      </w:r>
      <w:r w:rsidRPr="00B839C8">
        <w:rPr>
          <w:sz w:val="24"/>
        </w:rPr>
        <w:t xml:space="preserve"> </w:t>
      </w:r>
    </w:p>
    <w:p w14:paraId="083C10B3" w14:textId="62904466" w:rsidR="00C23629" w:rsidRDefault="00FD3AEB" w:rsidP="00FD3AEB">
      <w:r w:rsidRPr="00287196">
        <w:rPr>
          <w:b/>
          <w:sz w:val="24"/>
        </w:rPr>
        <w:t>return</w:t>
      </w:r>
      <w:r w:rsidRPr="00B839C8">
        <w:rPr>
          <w:sz w:val="24"/>
        </w:rPr>
        <w:t xml:space="preserve"> </w:t>
      </w:r>
      <w:r w:rsidRPr="00287196">
        <w:rPr>
          <w:i/>
          <w:sz w:val="24"/>
        </w:rPr>
        <w:t>nodes</w:t>
      </w:r>
      <w:r w:rsidRPr="00B839C8">
        <w:rPr>
          <w:sz w:val="24"/>
        </w:rPr>
        <w:t xml:space="preserve"> in </w:t>
      </w:r>
      <w:r w:rsidRPr="00287196">
        <w:rPr>
          <w:i/>
          <w:sz w:val="24"/>
        </w:rPr>
        <w:t>RBH graph</w:t>
      </w:r>
    </w:p>
    <w:p w14:paraId="52996E71" w14:textId="77777777" w:rsidR="00DD7DDD" w:rsidRDefault="00DD7DDD"/>
    <w:sectPr w:rsidR="00DD7DD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2" w:author="Timothy Kirkwood" w:date="2025-03-15T16:44:00Z" w:initials="TK">
    <w:p w14:paraId="276EF34B" w14:textId="77777777" w:rsidR="00D952EC" w:rsidRDefault="00D952EC" w:rsidP="00D952EC">
      <w:pPr>
        <w:pStyle w:val="CommentText"/>
      </w:pPr>
      <w:r>
        <w:rPr>
          <w:rStyle w:val="CommentReference"/>
        </w:rPr>
        <w:annotationRef/>
      </w:r>
      <w:r>
        <w:t>I’ve expanded on this in the main text (“Usage”)</w:t>
      </w:r>
    </w:p>
  </w:comment>
  <w:comment w:id="110" w:author="Timothy Kirkwood" w:date="2025-03-11T21:34:00Z" w:initials="TK">
    <w:p w14:paraId="131C93C8" w14:textId="23590A69" w:rsidR="004469AF" w:rsidRDefault="004469AF" w:rsidP="004469AF">
      <w:pPr>
        <w:pStyle w:val="CommentText"/>
      </w:pPr>
      <w:r>
        <w:rPr>
          <w:rStyle w:val="CommentReference"/>
        </w:rPr>
        <w:annotationRef/>
      </w:r>
      <w:r>
        <w:t>Yes, thanks</w:t>
      </w:r>
    </w:p>
  </w:comment>
  <w:comment w:id="125" w:author="Timothy Kirkwood" w:date="2025-03-11T21:40:00Z" w:initials="TK">
    <w:p w14:paraId="26C7FCF8" w14:textId="77777777" w:rsidR="004469AF" w:rsidRDefault="004469AF" w:rsidP="004469AF">
      <w:pPr>
        <w:pStyle w:val="CommentText"/>
      </w:pPr>
      <w:r>
        <w:rPr>
          <w:rStyle w:val="CommentReference"/>
        </w:rPr>
        <w:annotationRef/>
      </w:r>
      <w:r>
        <w:t>destroopified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6EF34B" w15:done="0"/>
  <w15:commentEx w15:paraId="131C93C8" w15:done="0"/>
  <w15:commentEx w15:paraId="26C7FC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AAB8F56" w16cex:dateUtc="2025-03-15T16:44:00Z"/>
  <w16cex:commentExtensible w16cex:durableId="3396B7B5" w16cex:dateUtc="2025-03-11T21:34:00Z"/>
  <w16cex:commentExtensible w16cex:durableId="1B4E7D0B" w16cex:dateUtc="2025-03-11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6EF34B" w16cid:durableId="3AAB8F56"/>
  <w16cid:commentId w16cid:paraId="131C93C8" w16cid:durableId="3396B7B5"/>
  <w16cid:commentId w16cid:paraId="26C7FCF8" w16cid:durableId="1B4E7D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B6436" w14:textId="77777777" w:rsidR="00A376D2" w:rsidRDefault="00A376D2">
      <w:pPr>
        <w:spacing w:after="0" w:line="240" w:lineRule="auto"/>
      </w:pPr>
      <w:r>
        <w:separator/>
      </w:r>
    </w:p>
  </w:endnote>
  <w:endnote w:type="continuationSeparator" w:id="0">
    <w:p w14:paraId="38A8A838" w14:textId="77777777" w:rsidR="00A376D2" w:rsidRDefault="00A37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3127C29" w14:paraId="4F6D9A5E" w14:textId="77777777" w:rsidTr="33127C29">
      <w:trPr>
        <w:trHeight w:val="300"/>
      </w:trPr>
      <w:tc>
        <w:tcPr>
          <w:tcW w:w="3005" w:type="dxa"/>
        </w:tcPr>
        <w:p w14:paraId="32B2DF7D" w14:textId="39F4C988" w:rsidR="33127C29" w:rsidRDefault="33127C29" w:rsidP="33127C29">
          <w:pPr>
            <w:pStyle w:val="Header"/>
            <w:ind w:left="-115"/>
          </w:pPr>
        </w:p>
      </w:tc>
      <w:tc>
        <w:tcPr>
          <w:tcW w:w="3005" w:type="dxa"/>
        </w:tcPr>
        <w:p w14:paraId="615B4381" w14:textId="3E8FC690" w:rsidR="33127C29" w:rsidRDefault="33127C29" w:rsidP="33127C29">
          <w:pPr>
            <w:pStyle w:val="Header"/>
            <w:jc w:val="center"/>
          </w:pPr>
        </w:p>
      </w:tc>
      <w:tc>
        <w:tcPr>
          <w:tcW w:w="3005" w:type="dxa"/>
        </w:tcPr>
        <w:p w14:paraId="56F06BDC" w14:textId="12CDB1F1" w:rsidR="33127C29" w:rsidRDefault="33127C29" w:rsidP="33127C29">
          <w:pPr>
            <w:pStyle w:val="Header"/>
            <w:ind w:right="-115"/>
            <w:jc w:val="right"/>
          </w:pPr>
          <w:r>
            <w:fldChar w:fldCharType="begin"/>
          </w:r>
          <w:r>
            <w:instrText>PAGE</w:instrText>
          </w:r>
          <w:r>
            <w:fldChar w:fldCharType="separate"/>
          </w:r>
          <w:r w:rsidR="00FD3AEB">
            <w:rPr>
              <w:noProof/>
            </w:rPr>
            <w:t>1</w:t>
          </w:r>
          <w:r>
            <w:fldChar w:fldCharType="end"/>
          </w:r>
        </w:p>
      </w:tc>
    </w:tr>
  </w:tbl>
  <w:p w14:paraId="5A0D1E81" w14:textId="4A423C31" w:rsidR="33127C29" w:rsidRDefault="33127C29" w:rsidP="33127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813510" w14:textId="77777777" w:rsidR="00A376D2" w:rsidRDefault="00A376D2">
      <w:pPr>
        <w:spacing w:after="0" w:line="240" w:lineRule="auto"/>
      </w:pPr>
      <w:r>
        <w:separator/>
      </w:r>
    </w:p>
  </w:footnote>
  <w:footnote w:type="continuationSeparator" w:id="0">
    <w:p w14:paraId="5B94E43D" w14:textId="77777777" w:rsidR="00A376D2" w:rsidRDefault="00A37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3127C29" w14:paraId="77B47DC2" w14:textId="77777777" w:rsidTr="33127C29">
      <w:trPr>
        <w:trHeight w:val="300"/>
      </w:trPr>
      <w:tc>
        <w:tcPr>
          <w:tcW w:w="3005" w:type="dxa"/>
        </w:tcPr>
        <w:p w14:paraId="739CC654" w14:textId="772D7EE6" w:rsidR="33127C29" w:rsidRDefault="33127C29" w:rsidP="33127C29">
          <w:pPr>
            <w:pStyle w:val="Header"/>
            <w:ind w:left="-115"/>
          </w:pPr>
        </w:p>
      </w:tc>
      <w:tc>
        <w:tcPr>
          <w:tcW w:w="3005" w:type="dxa"/>
        </w:tcPr>
        <w:p w14:paraId="46D66E89" w14:textId="05B1056E" w:rsidR="33127C29" w:rsidRDefault="33127C29" w:rsidP="33127C29">
          <w:pPr>
            <w:pStyle w:val="Header"/>
            <w:jc w:val="center"/>
          </w:pPr>
        </w:p>
      </w:tc>
      <w:tc>
        <w:tcPr>
          <w:tcW w:w="3005" w:type="dxa"/>
        </w:tcPr>
        <w:p w14:paraId="13371CD7" w14:textId="28D8D68E" w:rsidR="33127C29" w:rsidRDefault="33127C29" w:rsidP="33127C29">
          <w:pPr>
            <w:pStyle w:val="Header"/>
            <w:ind w:right="-115"/>
            <w:jc w:val="right"/>
          </w:pPr>
        </w:p>
      </w:tc>
    </w:tr>
  </w:tbl>
  <w:p w14:paraId="72294164" w14:textId="2224F0F2" w:rsidR="33127C29" w:rsidRDefault="33127C29" w:rsidP="33127C29">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imothy Kirkwood">
    <w15:presenceInfo w15:providerId="AD" w15:userId="S::timothy.kirkwood@manchester.ac.uk::4f198522-e8fc-4355-af1d-e3bee54da2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BF4"/>
    <w:rsid w:val="000C5FBF"/>
    <w:rsid w:val="000E2D90"/>
    <w:rsid w:val="0010023A"/>
    <w:rsid w:val="0010635E"/>
    <w:rsid w:val="0014333E"/>
    <w:rsid w:val="00175C70"/>
    <w:rsid w:val="001C2B52"/>
    <w:rsid w:val="00274D03"/>
    <w:rsid w:val="002D5F4E"/>
    <w:rsid w:val="004469AF"/>
    <w:rsid w:val="00467A6A"/>
    <w:rsid w:val="005A586B"/>
    <w:rsid w:val="007C6816"/>
    <w:rsid w:val="007D7A3C"/>
    <w:rsid w:val="007D7C51"/>
    <w:rsid w:val="00834134"/>
    <w:rsid w:val="008B0BF4"/>
    <w:rsid w:val="008C47E3"/>
    <w:rsid w:val="008D1BBA"/>
    <w:rsid w:val="008E21E9"/>
    <w:rsid w:val="00997638"/>
    <w:rsid w:val="009E475B"/>
    <w:rsid w:val="00A13394"/>
    <w:rsid w:val="00A376D2"/>
    <w:rsid w:val="00AA2689"/>
    <w:rsid w:val="00B62082"/>
    <w:rsid w:val="00B82194"/>
    <w:rsid w:val="00C06731"/>
    <w:rsid w:val="00C23629"/>
    <w:rsid w:val="00C9753F"/>
    <w:rsid w:val="00D82DDD"/>
    <w:rsid w:val="00D952EC"/>
    <w:rsid w:val="00DD7DDD"/>
    <w:rsid w:val="00DE2EB8"/>
    <w:rsid w:val="00DF25F0"/>
    <w:rsid w:val="00E36E13"/>
    <w:rsid w:val="00E508CF"/>
    <w:rsid w:val="00EC5A3C"/>
    <w:rsid w:val="00FD3AEB"/>
    <w:rsid w:val="239EA959"/>
    <w:rsid w:val="33127C29"/>
    <w:rsid w:val="417D0D57"/>
    <w:rsid w:val="7C1518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6D551"/>
  <w15:chartTrackingRefBased/>
  <w15:docId w15:val="{BE869C86-0523-490A-9874-6E7F13D44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BF4"/>
    <w:pPr>
      <w:spacing w:line="259" w:lineRule="auto"/>
    </w:pPr>
    <w:rPr>
      <w:kern w:val="0"/>
      <w:sz w:val="22"/>
      <w:szCs w:val="22"/>
      <w14:ligatures w14:val="none"/>
    </w:rPr>
  </w:style>
  <w:style w:type="paragraph" w:styleId="Heading1">
    <w:name w:val="heading 1"/>
    <w:basedOn w:val="Normal"/>
    <w:next w:val="Normal"/>
    <w:link w:val="Heading1Char"/>
    <w:uiPriority w:val="9"/>
    <w:qFormat/>
    <w:rsid w:val="008B0BF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8B0BF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8B0BF4"/>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8B0BF4"/>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8B0BF4"/>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8B0BF4"/>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8B0BF4"/>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8B0BF4"/>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8B0BF4"/>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B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0B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B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B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B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B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B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B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BF4"/>
    <w:rPr>
      <w:rFonts w:eastAsiaTheme="majorEastAsia" w:cstheme="majorBidi"/>
      <w:color w:val="272727" w:themeColor="text1" w:themeTint="D8"/>
    </w:rPr>
  </w:style>
  <w:style w:type="paragraph" w:styleId="Title">
    <w:name w:val="Title"/>
    <w:basedOn w:val="Normal"/>
    <w:next w:val="Normal"/>
    <w:link w:val="TitleChar"/>
    <w:uiPriority w:val="10"/>
    <w:qFormat/>
    <w:rsid w:val="008B0BF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8B0B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BF4"/>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8B0B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BF4"/>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8B0BF4"/>
    <w:rPr>
      <w:i/>
      <w:iCs/>
      <w:color w:val="404040" w:themeColor="text1" w:themeTint="BF"/>
    </w:rPr>
  </w:style>
  <w:style w:type="paragraph" w:styleId="ListParagraph">
    <w:name w:val="List Paragraph"/>
    <w:basedOn w:val="Normal"/>
    <w:uiPriority w:val="34"/>
    <w:qFormat/>
    <w:rsid w:val="008B0BF4"/>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8B0BF4"/>
    <w:rPr>
      <w:i/>
      <w:iCs/>
      <w:color w:val="0F4761" w:themeColor="accent1" w:themeShade="BF"/>
    </w:rPr>
  </w:style>
  <w:style w:type="paragraph" w:styleId="IntenseQuote">
    <w:name w:val="Intense Quote"/>
    <w:basedOn w:val="Normal"/>
    <w:next w:val="Normal"/>
    <w:link w:val="IntenseQuoteChar"/>
    <w:uiPriority w:val="30"/>
    <w:qFormat/>
    <w:rsid w:val="008B0BF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8B0BF4"/>
    <w:rPr>
      <w:i/>
      <w:iCs/>
      <w:color w:val="0F4761" w:themeColor="accent1" w:themeShade="BF"/>
    </w:rPr>
  </w:style>
  <w:style w:type="character" w:styleId="IntenseReference">
    <w:name w:val="Intense Reference"/>
    <w:basedOn w:val="DefaultParagraphFont"/>
    <w:uiPriority w:val="32"/>
    <w:qFormat/>
    <w:rsid w:val="008B0BF4"/>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FD3AEB"/>
    <w:pPr>
      <w:spacing w:after="0" w:line="240" w:lineRule="auto"/>
    </w:pPr>
    <w:rPr>
      <w:kern w:val="0"/>
      <w:sz w:val="22"/>
      <w:szCs w:val="22"/>
      <w14:ligatures w14:val="none"/>
    </w:rPr>
  </w:style>
  <w:style w:type="character" w:styleId="Hyperlink">
    <w:name w:val="Hyperlink"/>
    <w:basedOn w:val="DefaultParagraphFont"/>
    <w:uiPriority w:val="99"/>
    <w:unhideWhenUsed/>
    <w:rsid w:val="001C2B52"/>
    <w:rPr>
      <w:color w:val="467886" w:themeColor="hyperlink"/>
      <w:u w:val="single"/>
    </w:rPr>
  </w:style>
  <w:style w:type="character" w:styleId="UnresolvedMention">
    <w:name w:val="Unresolved Mention"/>
    <w:basedOn w:val="DefaultParagraphFont"/>
    <w:uiPriority w:val="99"/>
    <w:semiHidden/>
    <w:unhideWhenUsed/>
    <w:rsid w:val="001C2B52"/>
    <w:rPr>
      <w:color w:val="605E5C"/>
      <w:shd w:val="clear" w:color="auto" w:fill="E1DFDD"/>
    </w:rPr>
  </w:style>
  <w:style w:type="character" w:styleId="CommentReference">
    <w:name w:val="annotation reference"/>
    <w:basedOn w:val="DefaultParagraphFont"/>
    <w:uiPriority w:val="99"/>
    <w:semiHidden/>
    <w:unhideWhenUsed/>
    <w:rsid w:val="004469AF"/>
    <w:rPr>
      <w:sz w:val="16"/>
      <w:szCs w:val="16"/>
    </w:rPr>
  </w:style>
  <w:style w:type="paragraph" w:styleId="CommentText">
    <w:name w:val="annotation text"/>
    <w:basedOn w:val="Normal"/>
    <w:link w:val="CommentTextChar"/>
    <w:uiPriority w:val="99"/>
    <w:unhideWhenUsed/>
    <w:rsid w:val="004469AF"/>
    <w:pPr>
      <w:spacing w:line="240" w:lineRule="auto"/>
    </w:pPr>
    <w:rPr>
      <w:sz w:val="20"/>
      <w:szCs w:val="20"/>
    </w:rPr>
  </w:style>
  <w:style w:type="character" w:customStyle="1" w:styleId="CommentTextChar">
    <w:name w:val="Comment Text Char"/>
    <w:basedOn w:val="DefaultParagraphFont"/>
    <w:link w:val="CommentText"/>
    <w:uiPriority w:val="99"/>
    <w:rsid w:val="004469AF"/>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469AF"/>
    <w:rPr>
      <w:b/>
      <w:bCs/>
    </w:rPr>
  </w:style>
  <w:style w:type="character" w:customStyle="1" w:styleId="CommentSubjectChar">
    <w:name w:val="Comment Subject Char"/>
    <w:basedOn w:val="CommentTextChar"/>
    <w:link w:val="CommentSubject"/>
    <w:uiPriority w:val="99"/>
    <w:semiHidden/>
    <w:rsid w:val="004469AF"/>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0228E-484A-4753-A965-A0D0B7ED6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TotalTime>
  <Pages>6</Pages>
  <Words>3335</Words>
  <Characters>19011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Kirkwood</dc:creator>
  <cp:keywords/>
  <dc:description/>
  <cp:lastModifiedBy>Timothy Kirkwood</cp:lastModifiedBy>
  <cp:revision>11</cp:revision>
  <dcterms:created xsi:type="dcterms:W3CDTF">2025-03-05T15:19:00Z</dcterms:created>
  <dcterms:modified xsi:type="dcterms:W3CDTF">2025-03-15T16:45:00Z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e9ab12c6-cf2c-3ce2-8520-faee08c311ae</vt:lpwstr>
  </property>
  <property fmtid="{D5CDD505-2E9C-101B-9397-08002B2CF9AE}" pid="24" name="Mendeley Citation Style_1">
    <vt:lpwstr>http://www.zotero.org/styles/apa</vt:lpwstr>
  </property>
</Properties>
</file>